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177E91" w14:textId="77777777" w:rsidR="00064AFE" w:rsidRDefault="00196FB5" w:rsidP="00196FB5">
      <w:pPr>
        <w:pStyle w:val="Titre"/>
      </w:pPr>
      <w:commentRangeStart w:id="0"/>
      <w:r>
        <w:t>Rapport</w:t>
      </w:r>
      <w:commentRangeEnd w:id="0"/>
      <w:r w:rsidR="0001793E">
        <w:rPr>
          <w:rStyle w:val="Marquedecommentaire"/>
          <w:rFonts w:asciiTheme="minorHAnsi" w:eastAsiaTheme="minorHAnsi" w:hAnsiTheme="minorHAnsi" w:cstheme="minorBidi"/>
          <w:spacing w:val="0"/>
          <w:kern w:val="0"/>
        </w:rPr>
        <w:commentReference w:id="0"/>
      </w:r>
      <w:r>
        <w:t xml:space="preserve"> d’étude</w:t>
      </w:r>
      <w:r w:rsidR="00386093">
        <w:t> : Choix de la Technologie</w:t>
      </w:r>
    </w:p>
    <w:p w14:paraId="485F575E" w14:textId="77777777" w:rsidR="00196FB5" w:rsidRDefault="00196FB5" w:rsidP="00196FB5"/>
    <w:p w14:paraId="0CA7910F" w14:textId="77777777" w:rsidR="00021FBB" w:rsidRDefault="00021FBB" w:rsidP="00196FB5"/>
    <w:p w14:paraId="1374B31C" w14:textId="77777777" w:rsidR="00021FBB" w:rsidRDefault="00021FBB" w:rsidP="00021FBB">
      <w:pPr>
        <w:pStyle w:val="Titre1"/>
      </w:pPr>
      <w:r>
        <w:t>Introduction</w:t>
      </w:r>
    </w:p>
    <w:p w14:paraId="7F07F7A9" w14:textId="77777777" w:rsidR="00021FBB" w:rsidRDefault="00021FBB" w:rsidP="00021FBB"/>
    <w:p w14:paraId="6FB4FAF7" w14:textId="77777777" w:rsidR="00021FBB" w:rsidRDefault="00021FBB" w:rsidP="00021FBB">
      <w:r>
        <w:t xml:space="preserve">Ce rapport va tenter de donner une vue globale de ce que sont les technologies </w:t>
      </w:r>
      <w:r w:rsidR="00D26469">
        <w:t>Babylon.js</w:t>
      </w:r>
      <w:r w:rsidR="003D60C3">
        <w:t xml:space="preserve"> et </w:t>
      </w:r>
      <w:r w:rsidR="00D26469">
        <w:t>Three.js</w:t>
      </w:r>
      <w:r w:rsidR="003D60C3">
        <w:t xml:space="preserve"> qui ont été choisies pour faire l’objet d’études avancée</w:t>
      </w:r>
      <w:r w:rsidR="00386093">
        <w:t>s</w:t>
      </w:r>
      <w:r w:rsidR="003D60C3">
        <w:t xml:space="preserve"> dans le cadre de la réalisation d’un synoptique 3D. Dans la conclusion de ce rapport doit se trouver </w:t>
      </w:r>
      <w:r w:rsidR="00386093">
        <w:t>une préconisation</w:t>
      </w:r>
      <w:r w:rsidR="003D60C3">
        <w:t xml:space="preserve"> de la technologie la plus adaptée à la réalisation du projet.</w:t>
      </w:r>
    </w:p>
    <w:p w14:paraId="0D0CB737" w14:textId="77777777" w:rsidR="00386093" w:rsidRDefault="00386093" w:rsidP="00021FBB"/>
    <w:p w14:paraId="3BDD7898" w14:textId="77777777" w:rsidR="00386093" w:rsidRDefault="00386093" w:rsidP="00386093">
      <w:pPr>
        <w:pStyle w:val="Titre1"/>
      </w:pPr>
      <w:r>
        <w:t>Rappel des technologies utilisées</w:t>
      </w:r>
    </w:p>
    <w:p w14:paraId="3A68413A" w14:textId="77777777" w:rsidR="00386093" w:rsidRDefault="00386093" w:rsidP="00386093"/>
    <w:p w14:paraId="4C9B1806" w14:textId="77777777" w:rsidR="00386093" w:rsidRDefault="00386093" w:rsidP="00386093">
      <w:r>
        <w:t xml:space="preserve">L’étude s’est déroulées sur deux technologies qui sont </w:t>
      </w:r>
      <w:r w:rsidR="00D26469">
        <w:t>Babylon.js et Three.js</w:t>
      </w:r>
      <w:r>
        <w:t>.</w:t>
      </w:r>
    </w:p>
    <w:p w14:paraId="74F582BB" w14:textId="77777777" w:rsidR="00386093" w:rsidRDefault="00D26469" w:rsidP="00386093">
      <w:r>
        <w:t>Babylon.js</w:t>
      </w:r>
      <w:r w:rsidR="00386093">
        <w:t xml:space="preserve"> est un moteur de jeu présenté comme une bibliothèque JavaScript. </w:t>
      </w:r>
    </w:p>
    <w:p w14:paraId="09A53700" w14:textId="77777777" w:rsidR="00386093" w:rsidRDefault="00D26469" w:rsidP="00386093">
      <w:r>
        <w:t>Three.js</w:t>
      </w:r>
      <w:r w:rsidR="00386093">
        <w:t xml:space="preserve"> est un moteur 3D présenté également comme une bibliothèque JavaScript.</w:t>
      </w:r>
    </w:p>
    <w:p w14:paraId="223BA03E" w14:textId="77777777" w:rsidR="00386093" w:rsidRDefault="00386093" w:rsidP="00386093">
      <w:r>
        <w:t xml:space="preserve">Tous deux sont basés sur WebGL qui est une API de 3D dynamique JavaScript apparue en 2011 créée par le </w:t>
      </w:r>
      <w:proofErr w:type="spellStart"/>
      <w:r>
        <w:t>Khronos</w:t>
      </w:r>
      <w:proofErr w:type="spellEnd"/>
      <w:r>
        <w:t xml:space="preserve"> Group. Elle permet d’utiliser les standards d’OpenGL ES dans une page web et sur bien d’autres supports. Elle permet également d’utiliser les pilotes d’OpenGL ES et d’utiliser la puissance que peuvent fournir les processeurs graphiques du terminal informatique.</w:t>
      </w:r>
    </w:p>
    <w:p w14:paraId="647F2890" w14:textId="77777777" w:rsidR="00386093" w:rsidRDefault="00386093" w:rsidP="00386093">
      <w:r>
        <w:t>Une introduction à chaque technologie t</w:t>
      </w:r>
      <w:r w:rsidR="00D26469">
        <w:t>estée avant de choisir Babylon.js et Three.js</w:t>
      </w:r>
      <w:r>
        <w:t xml:space="preserve"> est disponible dans le premier rapport d’étude des différentes solutions disponibles.</w:t>
      </w:r>
    </w:p>
    <w:p w14:paraId="7D44056F" w14:textId="77777777" w:rsidR="00386093" w:rsidRDefault="00386093" w:rsidP="00386093"/>
    <w:p w14:paraId="35916D75" w14:textId="77777777" w:rsidR="00386093" w:rsidRDefault="00386093" w:rsidP="00386093">
      <w:pPr>
        <w:pStyle w:val="Titre1"/>
      </w:pPr>
      <w:r>
        <w:t>Présentation du projet</w:t>
      </w:r>
    </w:p>
    <w:p w14:paraId="2720FE58" w14:textId="77777777" w:rsidR="00386093" w:rsidRDefault="00386093" w:rsidP="00386093"/>
    <w:p w14:paraId="37CA2B78" w14:textId="77777777" w:rsidR="00386093" w:rsidRDefault="00386093" w:rsidP="00386093">
      <w:r>
        <w:t>Le projet de test est bien entendu le même pour les deux technologies afin de définir plus clairement - non seulement au niveau du code mais également au niveau des performances et du rendu - laquelle est la plus adaptée aux besoins du synoptique 3D.</w:t>
      </w:r>
    </w:p>
    <w:p w14:paraId="61F26898" w14:textId="77777777" w:rsidR="00386093" w:rsidRDefault="00AE7177" w:rsidP="00386093">
      <w:r>
        <w:t xml:space="preserve">Le test </w:t>
      </w:r>
      <w:r w:rsidR="0051639C">
        <w:t>doit</w:t>
      </w:r>
      <w:r w:rsidR="00386093">
        <w:t xml:space="preserve"> mettre en scène un entrepôt industriel dans lequel </w:t>
      </w:r>
      <w:r w:rsidR="0051639C">
        <w:t>sont</w:t>
      </w:r>
      <w:r w:rsidR="00386093">
        <w:t xml:space="preserve"> </w:t>
      </w:r>
      <w:r w:rsidR="00592CFC">
        <w:t>disposées</w:t>
      </w:r>
      <w:r w:rsidR="00386093">
        <w:t xml:space="preserve"> des étagères. En ligne les unes à la suite des autres, les étagères </w:t>
      </w:r>
      <w:r w:rsidR="0051639C">
        <w:t>doivent</w:t>
      </w:r>
      <w:r w:rsidR="00386093">
        <w:t xml:space="preserve"> avoir une place définie dans l’</w:t>
      </w:r>
      <w:r w:rsidR="00592CFC">
        <w:t xml:space="preserve">entrepôt. Plusieurs rangées </w:t>
      </w:r>
      <w:r w:rsidR="0051639C">
        <w:t>doivent</w:t>
      </w:r>
      <w:r w:rsidR="00592CFC">
        <w:t xml:space="preserve"> alors être générées. Sur chaque étagère des boîtes </w:t>
      </w:r>
      <w:r w:rsidR="0051639C">
        <w:t>sont</w:t>
      </w:r>
      <w:r w:rsidR="00592CFC">
        <w:t xml:space="preserve"> entreposées aléatoirement sur les emplacements prévus à cet effet. La photo si </w:t>
      </w:r>
      <w:r>
        <w:t>dessous</w:t>
      </w:r>
      <w:r w:rsidR="00592CFC">
        <w:t xml:space="preserve"> illustre le rendu désiré. On peut constater que les étagères ne sont </w:t>
      </w:r>
      <w:r>
        <w:t>pas remplies de la même manière :</w:t>
      </w:r>
      <w:r w:rsidR="00592CFC">
        <w:t xml:space="preserve"> chaque rechargement du contexte donnera une nouvelle scène avec des boîtes à des emplacements différents.</w:t>
      </w:r>
    </w:p>
    <w:p w14:paraId="2BA36C6E" w14:textId="77777777" w:rsidR="00592CFC" w:rsidRDefault="00592CFC" w:rsidP="00386093">
      <w:r w:rsidRPr="00592CFC">
        <w:rPr>
          <w:noProof/>
          <w:lang w:eastAsia="fr-FR"/>
        </w:rPr>
        <w:lastRenderedPageBreak/>
        <w:drawing>
          <wp:inline distT="0" distB="0" distL="0" distR="0" wp14:anchorId="58A35F91" wp14:editId="0E962049">
            <wp:extent cx="5760720" cy="26244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24455"/>
                    </a:xfrm>
                    <a:prstGeom prst="rect">
                      <a:avLst/>
                    </a:prstGeom>
                  </pic:spPr>
                </pic:pic>
              </a:graphicData>
            </a:graphic>
          </wp:inline>
        </w:drawing>
      </w:r>
    </w:p>
    <w:p w14:paraId="3783904D" w14:textId="77777777" w:rsidR="00592CFC" w:rsidRDefault="00592CFC" w:rsidP="00386093">
      <w:r>
        <w:t>Chaque boîte doit être nu</w:t>
      </w:r>
      <w:r w:rsidR="00AE7177">
        <w:t xml:space="preserve">mérotée par un ID unique qui est </w:t>
      </w:r>
      <w:r>
        <w:t xml:space="preserve">affiché et qui </w:t>
      </w:r>
      <w:r w:rsidR="0051639C">
        <w:t>permet</w:t>
      </w:r>
      <w:r>
        <w:t xml:space="preserve"> de la rechercher via une barre de recherche. La photo ci-dessus laisse apparaître les numéros assignés aux boîtes.</w:t>
      </w:r>
    </w:p>
    <w:p w14:paraId="4D43B9BB" w14:textId="77777777" w:rsidR="00E20FBB" w:rsidRDefault="00E20FBB" w:rsidP="00386093">
      <w:r>
        <w:t xml:space="preserve">La recherche d’une boîte doit zoomer sur cette dernière et permettre un déplacement orbital à 360° autour. Une fois la recherche terminée, on doit être capable de retourner à la caméra libre qui permet de se déplacer sans contrainte, via la souris et le clavier, à travers la scène. </w:t>
      </w:r>
    </w:p>
    <w:p w14:paraId="3A391A05" w14:textId="77777777" w:rsidR="00E20FBB" w:rsidRDefault="00E20FBB" w:rsidP="00386093">
      <w:r>
        <w:t>Voici la liste de ce qui devait être implémenté en fonction de l’importance :</w:t>
      </w:r>
    </w:p>
    <w:p w14:paraId="3BA7F88D" w14:textId="77777777" w:rsidR="00E20FBB" w:rsidRDefault="00E20FBB" w:rsidP="00386093">
      <w:r>
        <w:t>Impératif :</w:t>
      </w:r>
    </w:p>
    <w:p w14:paraId="35F6FEAF" w14:textId="77777777" w:rsidR="00E20FBB" w:rsidRDefault="00E20FBB" w:rsidP="00E20FBB">
      <w:pPr>
        <w:pStyle w:val="Paragraphedeliste"/>
        <w:numPr>
          <w:ilvl w:val="0"/>
          <w:numId w:val="1"/>
        </w:numPr>
      </w:pPr>
      <w:r>
        <w:t>Mettre en place la scène avec l’entrepôt, les étagères et les boîtes.</w:t>
      </w:r>
    </w:p>
    <w:p w14:paraId="5F9541A9" w14:textId="77777777" w:rsidR="00E20FBB" w:rsidRDefault="00E20FBB" w:rsidP="00E20FBB">
      <w:pPr>
        <w:pStyle w:val="Paragraphedeliste"/>
        <w:numPr>
          <w:ilvl w:val="0"/>
          <w:numId w:val="1"/>
        </w:numPr>
      </w:pPr>
      <w:r>
        <w:t>Donner un ID aux boîtes, visible et unique.</w:t>
      </w:r>
    </w:p>
    <w:p w14:paraId="7C04D22C" w14:textId="77777777" w:rsidR="00E20FBB" w:rsidRDefault="00E20FBB" w:rsidP="00E20FBB">
      <w:pPr>
        <w:pStyle w:val="Paragraphedeliste"/>
        <w:numPr>
          <w:ilvl w:val="0"/>
          <w:numId w:val="1"/>
        </w:numPr>
      </w:pPr>
      <w:r>
        <w:t>Générer les boîtes de manière aléatoire.</w:t>
      </w:r>
    </w:p>
    <w:p w14:paraId="5FFFE3C2" w14:textId="77777777" w:rsidR="00E20FBB" w:rsidRDefault="00E20FBB" w:rsidP="00E20FBB">
      <w:pPr>
        <w:pStyle w:val="Paragraphedeliste"/>
        <w:numPr>
          <w:ilvl w:val="0"/>
          <w:numId w:val="1"/>
        </w:numPr>
      </w:pPr>
      <w:r>
        <w:t>Être en mesure de se balader dans la scène de manière libre via le clavier et la souris.</w:t>
      </w:r>
    </w:p>
    <w:p w14:paraId="76D17A64" w14:textId="77777777" w:rsidR="00E20FBB" w:rsidRDefault="00E20FBB" w:rsidP="00E20FBB">
      <w:r>
        <w:t>Optionnel</w:t>
      </w:r>
      <w:r w:rsidR="000F70A7">
        <w:t xml:space="preserve"> </w:t>
      </w:r>
      <w:r>
        <w:t>:</w:t>
      </w:r>
    </w:p>
    <w:p w14:paraId="5D514444" w14:textId="77777777" w:rsidR="00E20FBB" w:rsidRDefault="00E20FBB" w:rsidP="00E20FBB">
      <w:pPr>
        <w:pStyle w:val="Paragraphedeliste"/>
        <w:numPr>
          <w:ilvl w:val="0"/>
          <w:numId w:val="1"/>
        </w:numPr>
      </w:pPr>
      <w:r>
        <w:t>Pouvoir faire une recherche qui zoome sur la boîte et donne une vision orbitale autour d’elle.</w:t>
      </w:r>
    </w:p>
    <w:p w14:paraId="11B4BAF3" w14:textId="77777777" w:rsidR="00E20FBB" w:rsidRDefault="00E20FBB" w:rsidP="00E20FBB">
      <w:pPr>
        <w:pStyle w:val="Paragraphedeliste"/>
        <w:numPr>
          <w:ilvl w:val="0"/>
          <w:numId w:val="1"/>
        </w:numPr>
      </w:pPr>
      <w:r>
        <w:t>Pouvoir faire bouger une boîte, et si elle est taguée par la recherche, faire en sorte que la caméra suive son mouvement.</w:t>
      </w:r>
    </w:p>
    <w:p w14:paraId="5D74B260" w14:textId="77777777" w:rsidR="0051639C" w:rsidRDefault="0051639C" w:rsidP="0051639C">
      <w:r>
        <w:t>Les boîtes, les étagères et l’entrepôt doivent être des modèles 3D à charger grâces aux loaders de la bibliothèque.</w:t>
      </w:r>
    </w:p>
    <w:p w14:paraId="60EBEC42" w14:textId="77777777" w:rsidR="0051639C" w:rsidRDefault="0051639C" w:rsidP="0051639C">
      <w:r>
        <w:t xml:space="preserve">Pour finir, il </w:t>
      </w:r>
      <w:r w:rsidR="00AE7177">
        <w:t>faut</w:t>
      </w:r>
      <w:r>
        <w:t xml:space="preserve"> que le POC génère la scène à partir d’un modèle (à la MVC).</w:t>
      </w:r>
    </w:p>
    <w:p w14:paraId="55D38295" w14:textId="77777777" w:rsidR="00AE7177" w:rsidRDefault="00AE7177" w:rsidP="00AE7177"/>
    <w:p w14:paraId="2E456978" w14:textId="77777777" w:rsidR="00AE7177" w:rsidRDefault="00AE7177" w:rsidP="00AE7177"/>
    <w:p w14:paraId="37EBE42E" w14:textId="77777777" w:rsidR="00AE7177" w:rsidRDefault="00AE7177" w:rsidP="00AE7177"/>
    <w:p w14:paraId="6F9D8C67" w14:textId="77777777" w:rsidR="00AE7177" w:rsidRDefault="00AE7177" w:rsidP="00AE7177"/>
    <w:p w14:paraId="0A204781" w14:textId="77777777" w:rsidR="00AE7177" w:rsidRDefault="00AE7177" w:rsidP="00AE7177"/>
    <w:p w14:paraId="1363CB8D" w14:textId="77777777" w:rsidR="00AE7177" w:rsidRPr="00AE7177" w:rsidRDefault="00AE7177" w:rsidP="00AE7177"/>
    <w:p w14:paraId="76848FB9" w14:textId="77777777" w:rsidR="0051639C" w:rsidRDefault="00D26469" w:rsidP="0051639C">
      <w:pPr>
        <w:pStyle w:val="Titre1"/>
      </w:pPr>
      <w:r>
        <w:lastRenderedPageBreak/>
        <w:t>Babylon.js</w:t>
      </w:r>
    </w:p>
    <w:p w14:paraId="568AB28D" w14:textId="77777777" w:rsidR="0051639C" w:rsidRDefault="0051639C" w:rsidP="0051639C"/>
    <w:p w14:paraId="21F0BF4A" w14:textId="77777777" w:rsidR="00B65E02" w:rsidRDefault="00B65E02" w:rsidP="00B65E02">
      <w:pPr>
        <w:pStyle w:val="Titre2"/>
      </w:pPr>
      <w:r>
        <w:t>Mise en place du projet</w:t>
      </w:r>
    </w:p>
    <w:p w14:paraId="2BE73B39" w14:textId="77777777" w:rsidR="00B65E02" w:rsidRDefault="00B65E02" w:rsidP="00B65E02"/>
    <w:p w14:paraId="60D7BC2B" w14:textId="77777777" w:rsidR="00B65E02" w:rsidRDefault="00B65E02" w:rsidP="00B65E02">
      <w:r>
        <w:t xml:space="preserve">Il </w:t>
      </w:r>
      <w:r w:rsidR="00FB5C1E">
        <w:t xml:space="preserve">est </w:t>
      </w:r>
      <w:r>
        <w:t>aisé d</w:t>
      </w:r>
      <w:r w:rsidR="00D26469">
        <w:t xml:space="preserve">e commencer un projet Babylon.js </w:t>
      </w:r>
      <w:r>
        <w:t xml:space="preserve">de par le fait que des modules </w:t>
      </w:r>
      <w:r w:rsidR="00D26469">
        <w:t>NPM</w:t>
      </w:r>
      <w:r w:rsidR="00ED7F81">
        <w:t xml:space="preserve"> sont déjà tous</w:t>
      </w:r>
      <w:r>
        <w:t xml:space="preserve"> prêts à l’emploi et que le tutoriel de la doc</w:t>
      </w:r>
      <w:r w:rsidR="00ED7F81">
        <w:t>umentation</w:t>
      </w:r>
      <w:r>
        <w:t xml:space="preserve"> est bien clair quant à la mise en place d’un serveur à l’aide de Node.js. On regrette toutefois l’absence d’un tutoriel similaire pour mettre en place un serveur Web de type </w:t>
      </w:r>
      <w:proofErr w:type="spellStart"/>
      <w:r>
        <w:t>Jetty</w:t>
      </w:r>
      <w:proofErr w:type="spellEnd"/>
      <w:r>
        <w:t xml:space="preserve"> ou autre solution plus light et moins dépendante de Node.js. </w:t>
      </w:r>
    </w:p>
    <w:p w14:paraId="4F5A9BE1" w14:textId="34F64C84" w:rsidR="00B65E02" w:rsidRDefault="00B65E02" w:rsidP="00B65E02">
      <w:r>
        <w:t xml:space="preserve">Au niveau de la structure du projet, ce n’est pas très compliqué, </w:t>
      </w:r>
      <w:del w:id="1" w:author="Samuel Galiere" w:date="2020-09-21T11:39:00Z">
        <w:r w:rsidDel="00210264">
          <w:delText>on décide</w:delText>
        </w:r>
      </w:del>
      <w:ins w:id="2" w:author="Samuel Galiere" w:date="2020-09-21T11:39:00Z">
        <w:r w:rsidR="00210264">
          <w:t>il faut choisir avec NPM</w:t>
        </w:r>
      </w:ins>
      <w:r>
        <w:t xml:space="preserve"> </w:t>
      </w:r>
      <w:del w:id="3" w:author="Samuel Galiere" w:date="2020-09-21T11:39:00Z">
        <w:r w:rsidDel="00210264">
          <w:delText xml:space="preserve">avec </w:delText>
        </w:r>
        <w:r w:rsidR="00ED7F81" w:rsidDel="00210264">
          <w:delText>NPM de</w:delText>
        </w:r>
      </w:del>
      <w:r w:rsidR="00ED7F81">
        <w:t xml:space="preserve"> quel fichier sera</w:t>
      </w:r>
      <w:r>
        <w:t xml:space="preserve"> le point d’entrée de l’application et </w:t>
      </w:r>
      <w:del w:id="4" w:author="Samuel Galiere" w:date="2020-09-21T11:39:00Z">
        <w:r w:rsidDel="00210264">
          <w:delText>on lance</w:delText>
        </w:r>
      </w:del>
      <w:ins w:id="5" w:author="Samuel Galiere" w:date="2020-09-21T11:39:00Z">
        <w:r w:rsidR="00210264">
          <w:t>lancer</w:t>
        </w:r>
      </w:ins>
      <w:r>
        <w:t xml:space="preserve"> le serveur avec une commande simple</w:t>
      </w:r>
      <w:ins w:id="6" w:author="Samuel Galiere" w:date="2020-09-21T11:40:00Z">
        <w:r w:rsidR="00210264" w:rsidRPr="00673682">
          <w:t> :</w:t>
        </w:r>
        <w:r w:rsidR="00210264">
          <w:t xml:space="preserve"> </w:t>
        </w:r>
        <w:proofErr w:type="spellStart"/>
        <w:r w:rsidR="00210264">
          <w:t>npx</w:t>
        </w:r>
        <w:proofErr w:type="spellEnd"/>
        <w:r w:rsidR="00210264">
          <w:t xml:space="preserve"> </w:t>
        </w:r>
        <w:proofErr w:type="spellStart"/>
        <w:r w:rsidR="00210264">
          <w:t>webpack</w:t>
        </w:r>
        <w:proofErr w:type="spellEnd"/>
        <w:r w:rsidR="00210264">
          <w:t>-</w:t>
        </w:r>
        <w:proofErr w:type="spellStart"/>
        <w:r w:rsidR="00210264">
          <w:t>dev</w:t>
        </w:r>
        <w:proofErr w:type="spellEnd"/>
        <w:r w:rsidR="00210264">
          <w:t>-server</w:t>
        </w:r>
      </w:ins>
      <w:r>
        <w:t xml:space="preserve">. </w:t>
      </w:r>
      <w:r w:rsidR="000B3811">
        <w:t>Le reste est à l’appréciation du développeur, les dossiers, fichiers, ressources en tout genre ne sont pas tenus d’avoir des formats ou disposition particulière</w:t>
      </w:r>
      <w:ins w:id="7" w:author="Samuel Galiere" w:date="2020-09-21T11:40:00Z">
        <w:r w:rsidR="00210264">
          <w:t xml:space="preserve"> dans le projet</w:t>
        </w:r>
      </w:ins>
      <w:r w:rsidR="000B3811">
        <w:t xml:space="preserve">. </w:t>
      </w:r>
    </w:p>
    <w:p w14:paraId="621AF3E8" w14:textId="008C502F" w:rsidR="000B3811" w:rsidRDefault="000B3811" w:rsidP="00B65E02">
      <w:r>
        <w:t>Note : A la suite d’une incompréhension et de mon manque d’expérience, j’ai réalisé ce POC v2 sans mettre au point de modèle d’où charger les données. Je n’ai élaboré ce mod</w:t>
      </w:r>
      <w:r w:rsidR="00D26469">
        <w:t>èle que pour le POC v2 de Three.js</w:t>
      </w:r>
      <w:r>
        <w:t xml:space="preserve"> et après </w:t>
      </w:r>
      <w:r w:rsidR="00D26469">
        <w:t xml:space="preserve">ce rapport un POC v3 de Babylon.js </w:t>
      </w:r>
      <w:r>
        <w:t xml:space="preserve">avec le modèle devrait être </w:t>
      </w:r>
      <w:r w:rsidR="00ED7F81">
        <w:t>mis</w:t>
      </w:r>
      <w:del w:id="8" w:author="Samuel Galiere" w:date="2020-09-22T19:29:00Z">
        <w:r w:rsidR="00ED7F81" w:rsidDel="003E6817">
          <w:delText xml:space="preserve"> sur </w:delText>
        </w:r>
      </w:del>
      <w:commentRangeStart w:id="9"/>
      <w:del w:id="10" w:author="Samuel Galiere" w:date="2020-09-21T11:38:00Z">
        <w:r w:rsidR="00ED7F81" w:rsidDel="00210264">
          <w:delText>pies</w:delText>
        </w:r>
        <w:commentRangeEnd w:id="9"/>
        <w:r w:rsidR="0001793E" w:rsidDel="00210264">
          <w:rPr>
            <w:rStyle w:val="Marquedecommentaire"/>
          </w:rPr>
          <w:commentReference w:id="9"/>
        </w:r>
      </w:del>
      <w:ins w:id="11" w:author="Samuel Galiere" w:date="2020-09-22T19:29:00Z">
        <w:r w:rsidR="003E6817">
          <w:t xml:space="preserve"> en place</w:t>
        </w:r>
      </w:ins>
      <w:r>
        <w:t>.</w:t>
      </w:r>
    </w:p>
    <w:p w14:paraId="3F0BFE12" w14:textId="77777777" w:rsidR="000B3811" w:rsidRDefault="000B3811" w:rsidP="00B65E02">
      <w:r>
        <w:t xml:space="preserve">Je ne serai donc pas en mesure de rapporter la partie adaptation du modèle au </w:t>
      </w:r>
      <w:r w:rsidR="00E930FD">
        <w:t>Framework</w:t>
      </w:r>
      <w:r>
        <w:t xml:space="preserve"> pour Babylon</w:t>
      </w:r>
      <w:r w:rsidR="00D26469">
        <w:t>.js</w:t>
      </w:r>
      <w:r>
        <w:t xml:space="preserve">. </w:t>
      </w:r>
    </w:p>
    <w:p w14:paraId="4A1EDCDE" w14:textId="77777777" w:rsidR="00D73EC0" w:rsidRDefault="00D73EC0" w:rsidP="00B65E02"/>
    <w:p w14:paraId="1D0C12CF" w14:textId="77777777" w:rsidR="00D73EC0" w:rsidRDefault="00D73EC0" w:rsidP="00D73EC0">
      <w:pPr>
        <w:pStyle w:val="Titre2"/>
      </w:pPr>
      <w:r>
        <w:t>La mise en place de la scène</w:t>
      </w:r>
    </w:p>
    <w:p w14:paraId="733A40B9" w14:textId="77777777" w:rsidR="00D73EC0" w:rsidRDefault="00D73EC0" w:rsidP="00D73EC0"/>
    <w:p w14:paraId="1CD1FBE2" w14:textId="77777777" w:rsidR="00D73EC0" w:rsidRDefault="00D73EC0" w:rsidP="00D73EC0">
      <w:r>
        <w:t>Les étapes de mise en place de la scène sont assez simple</w:t>
      </w:r>
      <w:r w:rsidR="00163112">
        <w:t>s</w:t>
      </w:r>
      <w:r>
        <w:t xml:space="preserve">, il faut instancier le moteur, l’objet scène et ensuite ajouter le minimum, à savoir : </w:t>
      </w:r>
      <w:r w:rsidR="00235991">
        <w:t>une caméra, une lumière, éventuellement un « background ».</w:t>
      </w:r>
    </w:p>
    <w:p w14:paraId="3EB8DE8D" w14:textId="77777777" w:rsidR="00F50681" w:rsidRDefault="000C6738" w:rsidP="0089009A">
      <w:r>
        <w:t>Que ce soit Babylon</w:t>
      </w:r>
      <w:r w:rsidR="00D26469">
        <w:t>.js</w:t>
      </w:r>
      <w:r>
        <w:t xml:space="preserve"> ou Three</w:t>
      </w:r>
      <w:r w:rsidR="00D26469">
        <w:t>.js</w:t>
      </w:r>
      <w:r>
        <w:t>, les deux se basent sur la même technolog</w:t>
      </w:r>
      <w:r w:rsidR="00ED7F81">
        <w:t>ie HTML pour effectuer le rendu :</w:t>
      </w:r>
      <w:r>
        <w:t xml:space="preserve"> il s’agit de l’objet </w:t>
      </w:r>
      <w:proofErr w:type="spellStart"/>
      <w:r>
        <w:t>canvas</w:t>
      </w:r>
      <w:proofErr w:type="spellEnd"/>
      <w:r>
        <w:t xml:space="preserve"> </w:t>
      </w:r>
      <w:r w:rsidR="00ED7F81">
        <w:t>qu’il</w:t>
      </w:r>
      <w:r>
        <w:t xml:space="preserve"> suffit de créer dans un index</w:t>
      </w:r>
      <w:r w:rsidR="0089009A">
        <w:t>.html</w:t>
      </w:r>
      <w:r w:rsidR="00CC3E69">
        <w:t>.</w:t>
      </w:r>
      <w:r w:rsidR="00ED7F81">
        <w:t xml:space="preserve"> </w:t>
      </w:r>
      <w:r w:rsidR="00CC3E69">
        <w:t xml:space="preserve">Il faut </w:t>
      </w:r>
      <w:r w:rsidR="0089009A">
        <w:t>ensuite le passer au moteur de jeu pour qu’il puisse l’utiliser comme espace de rendu.</w:t>
      </w:r>
    </w:p>
    <w:p w14:paraId="553E8BB5" w14:textId="77777777" w:rsidR="0089009A" w:rsidRDefault="0089009A" w:rsidP="0089009A">
      <w:r>
        <w:t xml:space="preserve">Il faut </w:t>
      </w:r>
      <w:r w:rsidR="00CC3E69">
        <w:t>pour terminer</w:t>
      </w:r>
      <w:r>
        <w:t xml:space="preserve"> créer la boucle qui permettra de rendre la scène en rafraichissant l’image </w:t>
      </w:r>
      <w:r w:rsidR="00CC3E69">
        <w:t>un certain nombre de fois par seconde (environ 60)</w:t>
      </w:r>
      <w:r>
        <w:t xml:space="preserve"> grâce au moteur de rendu.</w:t>
      </w:r>
    </w:p>
    <w:p w14:paraId="5B827957" w14:textId="77777777" w:rsidR="0089009A" w:rsidRDefault="00CC3E69" w:rsidP="0089009A">
      <w:r>
        <w:t>Jusque-là, rien de complexe car</w:t>
      </w:r>
      <w:r w:rsidR="0089009A">
        <w:t xml:space="preserve"> tout est dit, clairement expliqué, documenté et des exemples de codes explicites sont fournis. </w:t>
      </w:r>
      <w:r w:rsidR="00163112">
        <w:t>Ainsi en quelques lignes, il est possible de poser les fondements de la scène.</w:t>
      </w:r>
    </w:p>
    <w:p w14:paraId="3775EF99" w14:textId="77777777" w:rsidR="004E1E2C" w:rsidRDefault="004E1E2C" w:rsidP="0089009A">
      <w:r>
        <w:t xml:space="preserve">En plus on peut déjà voir que la syntaxe n’est pas particulièrement difficile à appréhender. </w:t>
      </w:r>
    </w:p>
    <w:p w14:paraId="42759720" w14:textId="77777777" w:rsidR="004E1E2C" w:rsidRDefault="004E1E2C" w:rsidP="0089009A">
      <w:r>
        <w:t xml:space="preserve">La seule chose avec laquelle il ne faut pas se mélanger, est le fait qu’ils </w:t>
      </w:r>
      <w:r w:rsidR="00CC3E69">
        <w:t>ont</w:t>
      </w:r>
      <w:r>
        <w:t xml:space="preserve"> fait le choix de mettre le Y pour la hauteur là ou Three</w:t>
      </w:r>
      <w:r w:rsidR="00D26469">
        <w:t>.js</w:t>
      </w:r>
      <w:r>
        <w:t xml:space="preserve"> à choisis de mettre Z. A prendre en note.</w:t>
      </w:r>
    </w:p>
    <w:p w14:paraId="34337899" w14:textId="77777777" w:rsidR="004E1E2C" w:rsidRDefault="004E1E2C" w:rsidP="0089009A"/>
    <w:p w14:paraId="35A6547C" w14:textId="77777777" w:rsidR="00CC3E69" w:rsidRDefault="00CC3E69" w:rsidP="0089009A"/>
    <w:p w14:paraId="4903D6CA" w14:textId="77777777" w:rsidR="00CC3E69" w:rsidRDefault="00CC3E69" w:rsidP="0089009A"/>
    <w:p w14:paraId="3353D0A3" w14:textId="77777777" w:rsidR="004E1E2C" w:rsidRDefault="00211D9C" w:rsidP="004E1E2C">
      <w:pPr>
        <w:pStyle w:val="Titre2"/>
      </w:pPr>
      <w:r>
        <w:lastRenderedPageBreak/>
        <w:t>Les grandes lignes du projet</w:t>
      </w:r>
    </w:p>
    <w:p w14:paraId="3177BB1B" w14:textId="77777777" w:rsidR="004E1E2C" w:rsidRDefault="004E1E2C" w:rsidP="004E1E2C"/>
    <w:p w14:paraId="5951D5FF" w14:textId="77777777" w:rsidR="001F4D59" w:rsidRDefault="004E1E2C" w:rsidP="004E1E2C">
      <w:r>
        <w:t>Babylon</w:t>
      </w:r>
      <w:r w:rsidR="00D26469">
        <w:t>.js</w:t>
      </w:r>
      <w:r>
        <w:t xml:space="preserve"> est fournis avec un ensemble de caméras assez diverses aux multiples et différentes utilités. Après une recherche très rapide sur internet, un forum annonce que le meilleur moyen pour implémenter des contrôles semblables à des contrôles à la Première Personne</w:t>
      </w:r>
      <w:r w:rsidR="00CC3E69">
        <w:t>,</w:t>
      </w:r>
      <w:r>
        <w:t xml:space="preserve"> est d’instancier une « </w:t>
      </w:r>
      <w:proofErr w:type="spellStart"/>
      <w:r>
        <w:t>FreeCamera</w:t>
      </w:r>
      <w:proofErr w:type="spellEnd"/>
      <w:r>
        <w:t> »</w:t>
      </w:r>
      <w:r w:rsidR="00CC3E69">
        <w:t>. Ceci fait, il faut</w:t>
      </w:r>
      <w:r>
        <w:t xml:space="preserve"> changer son paramètre « </w:t>
      </w:r>
      <w:proofErr w:type="spellStart"/>
      <w:r>
        <w:t>attachControl</w:t>
      </w:r>
      <w:proofErr w:type="spellEnd"/>
      <w:r>
        <w:t> » pour le mettre à « </w:t>
      </w:r>
      <w:proofErr w:type="spellStart"/>
      <w:r>
        <w:t>true</w:t>
      </w:r>
      <w:proofErr w:type="spellEnd"/>
      <w:r>
        <w:t> »</w:t>
      </w:r>
      <w:r w:rsidR="001F4D59">
        <w:t xml:space="preserve"> et lui passer l’objet « </w:t>
      </w:r>
      <w:proofErr w:type="spellStart"/>
      <w:r w:rsidR="001F4D59">
        <w:t>canvas</w:t>
      </w:r>
      <w:proofErr w:type="spellEnd"/>
      <w:r w:rsidR="001F4D59">
        <w:t xml:space="preserve"> ». </w:t>
      </w:r>
      <w:r w:rsidR="00CC3E69">
        <w:t>L</w:t>
      </w:r>
      <w:r w:rsidR="001F4D59">
        <w:t>es contrôles à la souris et au clavier sont terminés et près à être utilisés.</w:t>
      </w:r>
    </w:p>
    <w:p w14:paraId="338B73A6" w14:textId="77777777" w:rsidR="001F4D59" w:rsidRDefault="001F4D59" w:rsidP="004E1E2C"/>
    <w:p w14:paraId="07E0833F" w14:textId="77777777" w:rsidR="001F4D59" w:rsidRDefault="001F4D59" w:rsidP="001F4D59">
      <w:pPr>
        <w:pStyle w:val="Titre3"/>
      </w:pPr>
      <w:r>
        <w:t>Les loaders</w:t>
      </w:r>
    </w:p>
    <w:p w14:paraId="4B17B67E" w14:textId="77777777" w:rsidR="001F4D59" w:rsidRDefault="001F4D59" w:rsidP="001F4D59"/>
    <w:p w14:paraId="67C0D8DC" w14:textId="2EB7B9C5" w:rsidR="0017014A" w:rsidRDefault="001F4D59" w:rsidP="001F4D59">
      <w:r>
        <w:t xml:space="preserve">Les loaders Babylonjs sont au nombre de 3 pour le moment, un loader .OBJ, un </w:t>
      </w:r>
      <w:proofErr w:type="gramStart"/>
      <w:r>
        <w:t>loader .STL</w:t>
      </w:r>
      <w:proofErr w:type="gramEnd"/>
      <w:r>
        <w:t xml:space="preserve"> et un loader .GLTF. Il est possible de fait appel à ces </w:t>
      </w:r>
      <w:r w:rsidR="005E7A9C">
        <w:t xml:space="preserve">loaders en ajoutant </w:t>
      </w:r>
      <w:r w:rsidR="00CC3E69">
        <w:t>« </w:t>
      </w:r>
      <w:proofErr w:type="spellStart"/>
      <w:r w:rsidR="005E7A9C">
        <w:t>babylon</w:t>
      </w:r>
      <w:proofErr w:type="spellEnd"/>
      <w:r w:rsidR="005E7A9C">
        <w:t>-loaders</w:t>
      </w:r>
      <w:r w:rsidR="00CC3E69">
        <w:t> »</w:t>
      </w:r>
      <w:r w:rsidR="005E7A9C">
        <w:t xml:space="preserve"> aux </w:t>
      </w:r>
      <w:r w:rsidR="00CC3E69">
        <w:t>« </w:t>
      </w:r>
      <w:proofErr w:type="spellStart"/>
      <w:r w:rsidR="005E7A9C">
        <w:t>node</w:t>
      </w:r>
      <w:proofErr w:type="spellEnd"/>
      <w:r w:rsidR="005E7A9C">
        <w:t>-modules</w:t>
      </w:r>
      <w:r w:rsidR="00CC3E69">
        <w:t> »</w:t>
      </w:r>
      <w:r w:rsidR="005E7A9C">
        <w:t xml:space="preserve"> du projet. Une fois présent dans le p</w:t>
      </w:r>
      <w:r w:rsidR="0017014A">
        <w:t>rojet, ce module permet via un code</w:t>
      </w:r>
      <w:r w:rsidR="005E7A9C">
        <w:t xml:space="preserve"> assez simple de </w:t>
      </w:r>
      <w:r w:rsidR="0017014A">
        <w:t xml:space="preserve">charger n’importe </w:t>
      </w:r>
      <w:commentRangeStart w:id="12"/>
      <w:del w:id="13" w:author="Samuel Galiere" w:date="2020-09-21T11:41:00Z">
        <w:r w:rsidR="0017014A" w:rsidDel="00210264">
          <w:delText xml:space="preserve">que </w:delText>
        </w:r>
      </w:del>
      <w:commentRangeEnd w:id="12"/>
      <w:ins w:id="14" w:author="Samuel Galiere" w:date="2020-09-21T11:41:00Z">
        <w:r w:rsidR="00210264">
          <w:t xml:space="preserve">quel </w:t>
        </w:r>
      </w:ins>
      <w:r w:rsidR="0001793E">
        <w:rPr>
          <w:rStyle w:val="Marquedecommentaire"/>
        </w:rPr>
        <w:commentReference w:id="12"/>
      </w:r>
      <w:r w:rsidR="0017014A">
        <w:t>fichier 3D dans le projet, du moment que c’est un .</w:t>
      </w:r>
      <w:proofErr w:type="spellStart"/>
      <w:r w:rsidR="0017014A">
        <w:t>obj</w:t>
      </w:r>
      <w:proofErr w:type="spellEnd"/>
      <w:r w:rsidR="0017014A">
        <w:t>/</w:t>
      </w:r>
      <w:proofErr w:type="spellStart"/>
      <w:r w:rsidR="0017014A">
        <w:t>stl</w:t>
      </w:r>
      <w:proofErr w:type="spellEnd"/>
      <w:r w:rsidR="0017014A">
        <w:t>/</w:t>
      </w:r>
      <w:proofErr w:type="spellStart"/>
      <w:r w:rsidR="0017014A">
        <w:t>gltf</w:t>
      </w:r>
      <w:proofErr w:type="spellEnd"/>
      <w:r w:rsidR="0017014A">
        <w:t xml:space="preserve"> </w:t>
      </w:r>
      <w:r w:rsidR="00CC3E69">
        <w:t>(</w:t>
      </w:r>
      <w:r w:rsidR="0017014A">
        <w:t>qui sont les formats les plus répandus</w:t>
      </w:r>
      <w:r w:rsidR="00CC3E69">
        <w:t>)</w:t>
      </w:r>
      <w:r w:rsidR="0017014A">
        <w:t>. Pour le reste des formats, Babylon</w:t>
      </w:r>
      <w:r w:rsidR="00D26469">
        <w:t>.js</w:t>
      </w:r>
      <w:r w:rsidR="0017014A">
        <w:t xml:space="preserve"> propose dans la</w:t>
      </w:r>
      <w:del w:id="15" w:author="Samuel Galiere" w:date="2020-09-21T11:44:00Z">
        <w:r w:rsidR="0017014A" w:rsidDel="00210264">
          <w:delText xml:space="preserve"> </w:delText>
        </w:r>
      </w:del>
      <w:ins w:id="16" w:author="Samuel Galiere" w:date="2020-09-21T11:49:00Z">
        <w:r w:rsidR="00F11F26">
          <w:t xml:space="preserve"> </w:t>
        </w:r>
      </w:ins>
      <w:ins w:id="17" w:author="Samuel Galiere" w:date="2020-09-21T11:48:00Z">
        <w:r w:rsidR="00F11F26">
          <w:fldChar w:fldCharType="begin"/>
        </w:r>
        <w:r w:rsidR="00F11F26">
          <w:instrText xml:space="preserve"> HYPERLINK "https://doc.babylonjs.com/" </w:instrText>
        </w:r>
        <w:r w:rsidR="00F11F26">
          <w:fldChar w:fldCharType="separate"/>
        </w:r>
        <w:r w:rsidR="00F11F26" w:rsidRPr="00F11F26">
          <w:rPr>
            <w:rStyle w:val="Lienhypertexte"/>
          </w:rPr>
          <w:t>documentation</w:t>
        </w:r>
        <w:r w:rsidR="00F11F26">
          <w:fldChar w:fldCharType="end"/>
        </w:r>
      </w:ins>
      <w:ins w:id="18" w:author="Samuel Galiere" w:date="2020-09-21T11:49:00Z">
        <w:r w:rsidR="00F11F26">
          <w:t xml:space="preserve"> </w:t>
        </w:r>
      </w:ins>
      <w:commentRangeStart w:id="19"/>
      <w:del w:id="20" w:author="Samuel Galiere" w:date="2020-09-21T11:44:00Z">
        <w:r w:rsidR="0017014A" w:rsidDel="00210264">
          <w:delText xml:space="preserve">documentation </w:delText>
        </w:r>
        <w:commentRangeEnd w:id="19"/>
        <w:r w:rsidR="0001793E" w:rsidDel="00210264">
          <w:rPr>
            <w:rStyle w:val="Marquedecommentaire"/>
          </w:rPr>
          <w:commentReference w:id="19"/>
        </w:r>
        <w:r w:rsidR="0017014A" w:rsidDel="00210264">
          <w:delText>d</w:delText>
        </w:r>
      </w:del>
      <w:del w:id="21" w:author="Samuel Galiere" w:date="2020-09-21T11:48:00Z">
        <w:r w:rsidR="0017014A" w:rsidDel="00F11F26">
          <w:delText xml:space="preserve">es </w:delText>
        </w:r>
      </w:del>
      <w:ins w:id="22" w:author="Samuel Galiere" w:date="2020-09-21T11:48:00Z">
        <w:r w:rsidR="00F11F26">
          <w:t xml:space="preserve">des </w:t>
        </w:r>
      </w:ins>
      <w:r w:rsidR="0017014A">
        <w:t>moyens de transformer les fichiers en .</w:t>
      </w:r>
      <w:proofErr w:type="spellStart"/>
      <w:r w:rsidR="0017014A">
        <w:t>babylon</w:t>
      </w:r>
      <w:proofErr w:type="spellEnd"/>
      <w:r w:rsidR="0017014A">
        <w:t xml:space="preserve"> via des exporter et des plugins.</w:t>
      </w:r>
    </w:p>
    <w:p w14:paraId="6C4C6EFF" w14:textId="4BD09DF4" w:rsidR="001F4D59" w:rsidRDefault="0017014A" w:rsidP="001F4D59">
      <w:pPr>
        <w:rPr>
          <w:ins w:id="23" w:author="Samuel Galiere" w:date="2020-10-02T14:33:00Z"/>
        </w:rPr>
      </w:pPr>
      <w:commentRangeStart w:id="24"/>
      <w:del w:id="25" w:author="Samuel Galiere" w:date="2020-10-02T14:32:00Z">
        <w:r w:rsidDel="00661845">
          <w:delText>Voilà comment se passe l</w:delText>
        </w:r>
      </w:del>
      <w:ins w:id="26" w:author="Samuel Galiere" w:date="2020-10-02T14:32:00Z">
        <w:r w:rsidR="00661845">
          <w:t>L</w:t>
        </w:r>
      </w:ins>
      <w:r>
        <w:t xml:space="preserve">’importation d’un fichier : </w:t>
      </w:r>
      <w:del w:id="27" w:author="Samuel Galiere" w:date="2020-10-02T14:32:00Z">
        <w:r w:rsidDel="00661845">
          <w:delText>une fois l’appel au loader fait</w:delText>
        </w:r>
      </w:del>
      <w:ins w:id="28" w:author="Samuel Galiere" w:date="2020-10-02T14:32:00Z">
        <w:r w:rsidR="00661845">
          <w:t>après l</w:t>
        </w:r>
      </w:ins>
      <w:ins w:id="29" w:author="Samuel Galiere" w:date="2020-10-02T14:33:00Z">
        <w:r w:rsidR="00661845">
          <w:t>’appel du loader</w:t>
        </w:r>
      </w:ins>
      <w:r>
        <w:t xml:space="preserve">, on lui passe le chemin d’accès au fichier, puis </w:t>
      </w:r>
      <w:del w:id="30" w:author="Samuel Galiere" w:date="2020-10-02T14:33:00Z">
        <w:r w:rsidDel="00661845">
          <w:delText xml:space="preserve">enfin </w:delText>
        </w:r>
      </w:del>
      <w:r>
        <w:t xml:space="preserve">une fonction callback </w:t>
      </w:r>
      <w:ins w:id="31" w:author="Samuel Galiere" w:date="2020-10-02T14:33:00Z">
        <w:r w:rsidR="00661845">
          <w:t xml:space="preserve">(qui </w:t>
        </w:r>
      </w:ins>
      <w:r>
        <w:t>vient avec son lot d’options toutes détaillées sur la doc</w:t>
      </w:r>
      <w:r w:rsidR="00CC3E69">
        <w:t>umentation</w:t>
      </w:r>
      <w:ins w:id="32" w:author="Samuel Galiere" w:date="2020-10-02T14:33:00Z">
        <w:r w:rsidR="00661845">
          <w:t>)</w:t>
        </w:r>
      </w:ins>
      <w:r>
        <w:t xml:space="preserve">. Elle permet notamment d’adapter le modèle 3D à la scène via des modifications de position initiale, </w:t>
      </w:r>
      <w:r w:rsidR="00CC3E69">
        <w:t>d’échelle, etc.</w:t>
      </w:r>
    </w:p>
    <w:tbl>
      <w:tblPr>
        <w:tblStyle w:val="Grilledutableau"/>
        <w:tblW w:w="0" w:type="auto"/>
        <w:tblLook w:val="04A0" w:firstRow="1" w:lastRow="0" w:firstColumn="1" w:lastColumn="0" w:noHBand="0" w:noVBand="1"/>
      </w:tblPr>
      <w:tblGrid>
        <w:gridCol w:w="9062"/>
      </w:tblGrid>
      <w:tr w:rsidR="00661845" w14:paraId="1A1E9007" w14:textId="77777777" w:rsidTr="00661845">
        <w:trPr>
          <w:ins w:id="33" w:author="Samuel Galiere" w:date="2020-10-02T14:34:00Z"/>
        </w:trPr>
        <w:tc>
          <w:tcPr>
            <w:tcW w:w="9062" w:type="dxa"/>
          </w:tcPr>
          <w:p w14:paraId="08B8E0C6" w14:textId="77777777" w:rsidR="00661845" w:rsidRDefault="00661845" w:rsidP="00661845">
            <w:pPr>
              <w:shd w:val="clear" w:color="auto" w:fill="212121"/>
              <w:spacing w:line="300" w:lineRule="atLeast"/>
              <w:rPr>
                <w:ins w:id="34" w:author="Samuel Galiere" w:date="2020-10-02T14:38:00Z"/>
                <w:rFonts w:ascii="Consolas" w:eastAsia="Times New Roman" w:hAnsi="Consolas" w:cs="Times New Roman"/>
                <w:color w:val="89DDFF"/>
                <w:sz w:val="23"/>
                <w:szCs w:val="23"/>
                <w:lang w:val="en-US" w:eastAsia="fr-FR"/>
              </w:rPr>
              <w:pPrChange w:id="35" w:author="Samuel Galiere" w:date="2020-10-02T14:35:00Z">
                <w:pPr/>
              </w:pPrChange>
            </w:pPr>
            <w:ins w:id="36" w:author="Samuel Galiere" w:date="2020-10-02T14:34:00Z">
              <w:r w:rsidRPr="00661845">
                <w:rPr>
                  <w:rFonts w:ascii="Consolas" w:eastAsia="Times New Roman" w:hAnsi="Consolas" w:cs="Times New Roman"/>
                  <w:color w:val="F07178"/>
                  <w:sz w:val="23"/>
                  <w:szCs w:val="23"/>
                  <w:lang w:val="en-US" w:eastAsia="fr-FR"/>
                  <w:rPrChange w:id="37" w:author="Samuel Galiere" w:date="2020-10-02T14:34:00Z">
                    <w:rPr>
                      <w:rFonts w:ascii="Consolas" w:eastAsia="Times New Roman" w:hAnsi="Consolas" w:cs="Times New Roman"/>
                      <w:color w:val="F07178"/>
                      <w:sz w:val="23"/>
                      <w:szCs w:val="23"/>
                      <w:lang w:eastAsia="fr-FR"/>
                    </w:rPr>
                  </w:rPrChange>
                </w:rPr>
                <w:t>BABYLON</w:t>
              </w:r>
              <w:r w:rsidRPr="00661845">
                <w:rPr>
                  <w:rFonts w:ascii="Consolas" w:eastAsia="Times New Roman" w:hAnsi="Consolas" w:cs="Times New Roman"/>
                  <w:color w:val="89DDFF"/>
                  <w:sz w:val="23"/>
                  <w:szCs w:val="23"/>
                  <w:lang w:val="en-US" w:eastAsia="fr-FR"/>
                  <w:rPrChange w:id="38"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39" w:author="Samuel Galiere" w:date="2020-10-02T14:34:00Z">
                    <w:rPr>
                      <w:rFonts w:ascii="Consolas" w:eastAsia="Times New Roman" w:hAnsi="Consolas" w:cs="Times New Roman"/>
                      <w:color w:val="EEFFFF"/>
                      <w:sz w:val="23"/>
                      <w:szCs w:val="23"/>
                      <w:lang w:eastAsia="fr-FR"/>
                    </w:rPr>
                  </w:rPrChange>
                </w:rPr>
                <w:t>SceneLoader</w:t>
              </w:r>
              <w:r w:rsidRPr="00661845">
                <w:rPr>
                  <w:rFonts w:ascii="Consolas" w:eastAsia="Times New Roman" w:hAnsi="Consolas" w:cs="Times New Roman"/>
                  <w:color w:val="89DDFF"/>
                  <w:sz w:val="23"/>
                  <w:szCs w:val="23"/>
                  <w:lang w:val="en-US" w:eastAsia="fr-FR"/>
                  <w:rPrChange w:id="40"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82AAFF"/>
                  <w:sz w:val="23"/>
                  <w:szCs w:val="23"/>
                  <w:lang w:val="en-US" w:eastAsia="fr-FR"/>
                  <w:rPrChange w:id="41" w:author="Samuel Galiere" w:date="2020-10-02T14:34:00Z">
                    <w:rPr>
                      <w:rFonts w:ascii="Consolas" w:eastAsia="Times New Roman" w:hAnsi="Consolas" w:cs="Times New Roman"/>
                      <w:color w:val="82AAFF"/>
                      <w:sz w:val="23"/>
                      <w:szCs w:val="23"/>
                      <w:lang w:eastAsia="fr-FR"/>
                    </w:rPr>
                  </w:rPrChange>
                </w:rPr>
                <w:t>ImportMesh</w:t>
              </w:r>
              <w:r w:rsidRPr="00661845">
                <w:rPr>
                  <w:rFonts w:ascii="Consolas" w:eastAsia="Times New Roman" w:hAnsi="Consolas" w:cs="Times New Roman"/>
                  <w:color w:val="EEFFFF"/>
                  <w:sz w:val="23"/>
                  <w:szCs w:val="23"/>
                  <w:lang w:val="en-US" w:eastAsia="fr-FR"/>
                  <w:rPrChange w:id="42" w:author="Samuel Galiere" w:date="2020-10-02T14:34:00Z">
                    <w:rPr>
                      <w:rFonts w:ascii="Consolas" w:eastAsia="Times New Roman" w:hAnsi="Consolas" w:cs="Times New Roman"/>
                      <w:color w:val="EEFFFF"/>
                      <w:sz w:val="23"/>
                      <w:szCs w:val="23"/>
                      <w:lang w:eastAsia="fr-FR"/>
                    </w:rPr>
                  </w:rPrChange>
                </w:rPr>
                <w:t>(</w:t>
              </w:r>
              <w:r w:rsidRPr="00661845">
                <w:rPr>
                  <w:rFonts w:ascii="Consolas" w:eastAsia="Times New Roman" w:hAnsi="Consolas" w:cs="Times New Roman"/>
                  <w:color w:val="89DDFF"/>
                  <w:sz w:val="23"/>
                  <w:szCs w:val="23"/>
                  <w:lang w:val="en-US" w:eastAsia="fr-FR"/>
                  <w:rPrChange w:id="43"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44" w:author="Samuel Galiere" w:date="2020-10-02T14:34: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F07178"/>
                  <w:sz w:val="23"/>
                  <w:szCs w:val="23"/>
                  <w:lang w:val="en-US" w:eastAsia="fr-FR"/>
                  <w:rPrChange w:id="45" w:author="Samuel Galiere" w:date="2020-10-02T14:34:00Z">
                    <w:rPr>
                      <w:rFonts w:ascii="Consolas" w:eastAsia="Times New Roman" w:hAnsi="Consolas" w:cs="Times New Roman"/>
                      <w:color w:val="F07178"/>
                      <w:sz w:val="23"/>
                      <w:szCs w:val="23"/>
                      <w:lang w:eastAsia="fr-FR"/>
                    </w:rPr>
                  </w:rPrChange>
                </w:rPr>
                <w:t>WAREHOUSEMODEL_PATH</w:t>
              </w:r>
              <w:r w:rsidRPr="00661845">
                <w:rPr>
                  <w:rFonts w:ascii="Consolas" w:eastAsia="Times New Roman" w:hAnsi="Consolas" w:cs="Times New Roman"/>
                  <w:color w:val="89DDFF"/>
                  <w:sz w:val="23"/>
                  <w:szCs w:val="23"/>
                  <w:lang w:val="en-US" w:eastAsia="fr-FR"/>
                  <w:rPrChange w:id="46"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47" w:author="Samuel Galiere" w:date="2020-10-02T14:34: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F07178"/>
                  <w:sz w:val="23"/>
                  <w:szCs w:val="23"/>
                  <w:lang w:val="en-US" w:eastAsia="fr-FR"/>
                  <w:rPrChange w:id="48" w:author="Samuel Galiere" w:date="2020-10-02T14:34:00Z">
                    <w:rPr>
                      <w:rFonts w:ascii="Consolas" w:eastAsia="Times New Roman" w:hAnsi="Consolas" w:cs="Times New Roman"/>
                      <w:color w:val="F07178"/>
                      <w:sz w:val="23"/>
                      <w:szCs w:val="23"/>
                      <w:lang w:eastAsia="fr-FR"/>
                    </w:rPr>
                  </w:rPrChange>
                </w:rPr>
                <w:t>WAREHOUSEMODEL_NAME</w:t>
              </w:r>
              <w:r w:rsidRPr="00661845">
                <w:rPr>
                  <w:rFonts w:ascii="Consolas" w:eastAsia="Times New Roman" w:hAnsi="Consolas" w:cs="Times New Roman"/>
                  <w:color w:val="89DDFF"/>
                  <w:sz w:val="23"/>
                  <w:szCs w:val="23"/>
                  <w:lang w:val="en-US" w:eastAsia="fr-FR"/>
                  <w:rPrChange w:id="49"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50" w:author="Samuel Galiere" w:date="2020-10-02T14:34:00Z">
                    <w:rPr>
                      <w:rFonts w:ascii="Consolas" w:eastAsia="Times New Roman" w:hAnsi="Consolas" w:cs="Times New Roman"/>
                      <w:color w:val="EEFFFF"/>
                      <w:sz w:val="23"/>
                      <w:szCs w:val="23"/>
                      <w:lang w:eastAsia="fr-FR"/>
                    </w:rPr>
                  </w:rPrChange>
                </w:rPr>
                <w:t>  scene</w:t>
              </w:r>
              <w:r w:rsidRPr="00661845">
                <w:rPr>
                  <w:rFonts w:ascii="Consolas" w:eastAsia="Times New Roman" w:hAnsi="Consolas" w:cs="Times New Roman"/>
                  <w:color w:val="89DDFF"/>
                  <w:sz w:val="23"/>
                  <w:szCs w:val="23"/>
                  <w:lang w:val="en-US" w:eastAsia="fr-FR"/>
                  <w:rPrChange w:id="51" w:author="Samuel Galiere" w:date="2020-10-02T14:34: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52" w:author="Samuel Galiere" w:date="2020-10-02T14:34: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C792EA"/>
                  <w:sz w:val="23"/>
                  <w:szCs w:val="23"/>
                  <w:lang w:val="en-US" w:eastAsia="fr-FR"/>
                  <w:rPrChange w:id="53" w:author="Samuel Galiere" w:date="2020-10-02T14:34:00Z">
                    <w:rPr>
                      <w:rFonts w:ascii="Consolas" w:eastAsia="Times New Roman" w:hAnsi="Consolas" w:cs="Times New Roman"/>
                      <w:color w:val="C792EA"/>
                      <w:sz w:val="23"/>
                      <w:szCs w:val="23"/>
                      <w:lang w:eastAsia="fr-FR"/>
                    </w:rPr>
                  </w:rPrChange>
                </w:rPr>
                <w:t>function</w:t>
              </w:r>
              <w:r w:rsidRPr="00661845">
                <w:rPr>
                  <w:rFonts w:ascii="Consolas" w:eastAsia="Times New Roman" w:hAnsi="Consolas" w:cs="Times New Roman"/>
                  <w:color w:val="89DDFF"/>
                  <w:sz w:val="23"/>
                  <w:szCs w:val="23"/>
                  <w:lang w:val="en-US" w:eastAsia="fr-FR"/>
                  <w:rPrChange w:id="54" w:author="Samuel Galiere" w:date="2020-10-02T14:34:00Z">
                    <w:rPr>
                      <w:rFonts w:ascii="Consolas" w:eastAsia="Times New Roman" w:hAnsi="Consolas" w:cs="Times New Roman"/>
                      <w:color w:val="89DDFF"/>
                      <w:sz w:val="23"/>
                      <w:szCs w:val="23"/>
                      <w:lang w:eastAsia="fr-FR"/>
                    </w:rPr>
                  </w:rPrChange>
                </w:rPr>
                <w:t>(</w:t>
              </w:r>
              <w:proofErr w:type="spellStart"/>
              <w:r w:rsidRPr="00661845">
                <w:rPr>
                  <w:rFonts w:ascii="Consolas" w:eastAsia="Times New Roman" w:hAnsi="Consolas" w:cs="Times New Roman"/>
                  <w:color w:val="FF5370"/>
                  <w:sz w:val="23"/>
                  <w:szCs w:val="23"/>
                  <w:lang w:val="en-US" w:eastAsia="fr-FR"/>
                  <w:rPrChange w:id="55" w:author="Samuel Galiere" w:date="2020-10-02T14:34:00Z">
                    <w:rPr>
                      <w:rFonts w:ascii="Consolas" w:eastAsia="Times New Roman" w:hAnsi="Consolas" w:cs="Times New Roman"/>
                      <w:color w:val="FF5370"/>
                      <w:sz w:val="23"/>
                      <w:szCs w:val="23"/>
                      <w:lang w:eastAsia="fr-FR"/>
                    </w:rPr>
                  </w:rPrChange>
                </w:rPr>
                <w:t>newMeshes</w:t>
              </w:r>
              <w:proofErr w:type="spellEnd"/>
              <w:r w:rsidRPr="00661845">
                <w:rPr>
                  <w:rFonts w:ascii="Consolas" w:eastAsia="Times New Roman" w:hAnsi="Consolas" w:cs="Times New Roman"/>
                  <w:color w:val="89DDFF"/>
                  <w:sz w:val="23"/>
                  <w:szCs w:val="23"/>
                  <w:lang w:val="en-US" w:eastAsia="fr-FR"/>
                </w:rPr>
                <w:t>)</w:t>
              </w:r>
            </w:ins>
            <w:ins w:id="56" w:author="Samuel Galiere" w:date="2020-10-02T14:38:00Z">
              <w:r>
                <w:rPr>
                  <w:rFonts w:ascii="Consolas" w:eastAsia="Times New Roman" w:hAnsi="Consolas" w:cs="Times New Roman"/>
                  <w:color w:val="89DDFF"/>
                  <w:sz w:val="23"/>
                  <w:szCs w:val="23"/>
                  <w:lang w:val="en-US" w:eastAsia="fr-FR"/>
                </w:rPr>
                <w:t>{</w:t>
              </w:r>
            </w:ins>
          </w:p>
          <w:p w14:paraId="5B97EF51" w14:textId="77777777" w:rsidR="00661845" w:rsidRPr="00661845" w:rsidRDefault="00661845" w:rsidP="00661845">
            <w:pPr>
              <w:shd w:val="clear" w:color="auto" w:fill="212121"/>
              <w:spacing w:line="300" w:lineRule="atLeast"/>
              <w:rPr>
                <w:ins w:id="57" w:author="Samuel Galiere" w:date="2020-10-02T14:38:00Z"/>
                <w:rFonts w:ascii="Consolas" w:eastAsia="Times New Roman" w:hAnsi="Consolas" w:cs="Times New Roman"/>
                <w:color w:val="EEFFFF"/>
                <w:sz w:val="23"/>
                <w:szCs w:val="23"/>
                <w:lang w:eastAsia="fr-FR"/>
              </w:rPr>
            </w:pPr>
            <w:ins w:id="58" w:author="Samuel Galiere" w:date="2020-10-02T14:38:00Z">
              <w:r w:rsidRPr="00661845">
                <w:rPr>
                  <w:rFonts w:ascii="Consolas" w:eastAsia="Times New Roman" w:hAnsi="Consolas" w:cs="Times New Roman"/>
                  <w:color w:val="89DDFF"/>
                  <w:sz w:val="23"/>
                  <w:szCs w:val="23"/>
                  <w:lang w:eastAsia="fr-FR"/>
                </w:rPr>
                <w:t> </w:t>
              </w:r>
              <w:r w:rsidRPr="00661845">
                <w:rPr>
                  <w:rFonts w:ascii="Consolas" w:eastAsia="Times New Roman" w:hAnsi="Consolas" w:cs="Times New Roman"/>
                  <w:i/>
                  <w:iCs/>
                  <w:color w:val="4A4A4A"/>
                  <w:sz w:val="23"/>
                  <w:szCs w:val="23"/>
                  <w:lang w:eastAsia="fr-FR"/>
                </w:rPr>
                <w:t>//newMeshes est le paramètre qui permet d'accéder au tableau où sont tous les imports que vient d'effectuer le loader</w:t>
              </w:r>
            </w:ins>
          </w:p>
          <w:p w14:paraId="6EC4E278" w14:textId="77777777" w:rsidR="00661845" w:rsidRPr="00661845" w:rsidRDefault="00661845" w:rsidP="00661845">
            <w:pPr>
              <w:shd w:val="clear" w:color="auto" w:fill="212121"/>
              <w:spacing w:line="300" w:lineRule="atLeast"/>
              <w:rPr>
                <w:ins w:id="59" w:author="Samuel Galiere" w:date="2020-10-02T14:38:00Z"/>
                <w:rFonts w:ascii="Consolas" w:eastAsia="Times New Roman" w:hAnsi="Consolas" w:cs="Times New Roman"/>
                <w:color w:val="EEFFFF"/>
                <w:sz w:val="23"/>
                <w:szCs w:val="23"/>
                <w:lang w:eastAsia="fr-FR"/>
              </w:rPr>
            </w:pPr>
            <w:ins w:id="60" w:author="Samuel Galiere" w:date="2020-10-02T14:38:00Z">
              <w:r w:rsidRPr="00661845">
                <w:rPr>
                  <w:rFonts w:ascii="Consolas" w:eastAsia="Times New Roman" w:hAnsi="Consolas" w:cs="Times New Roman"/>
                  <w:color w:val="EEFFFF"/>
                  <w:sz w:val="23"/>
                  <w:szCs w:val="23"/>
                  <w:lang w:eastAsia="fr-FR"/>
                </w:rPr>
                <w:t>            </w:t>
              </w:r>
              <w:proofErr w:type="spellStart"/>
              <w:proofErr w:type="gramStart"/>
              <w:r w:rsidRPr="00661845">
                <w:rPr>
                  <w:rFonts w:ascii="Consolas" w:eastAsia="Times New Roman" w:hAnsi="Consolas" w:cs="Times New Roman"/>
                  <w:color w:val="EEFFFF"/>
                  <w:sz w:val="23"/>
                  <w:szCs w:val="23"/>
                  <w:lang w:eastAsia="fr-FR"/>
                </w:rPr>
                <w:t>warehouse</w:t>
              </w:r>
              <w:proofErr w:type="spellEnd"/>
              <w:proofErr w:type="gramEnd"/>
              <w:r w:rsidRPr="00661845">
                <w:rPr>
                  <w:rFonts w:ascii="Consolas" w:eastAsia="Times New Roman" w:hAnsi="Consolas" w:cs="Times New Roman"/>
                  <w:color w:val="EEFFFF"/>
                  <w:sz w:val="23"/>
                  <w:szCs w:val="23"/>
                  <w:lang w:eastAsia="fr-FR"/>
                </w:rPr>
                <w:t> </w:t>
              </w:r>
              <w:r w:rsidRPr="00661845">
                <w:rPr>
                  <w:rFonts w:ascii="Consolas" w:eastAsia="Times New Roman" w:hAnsi="Consolas" w:cs="Times New Roman"/>
                  <w:color w:val="C792EA"/>
                  <w:sz w:val="23"/>
                  <w:szCs w:val="23"/>
                  <w:lang w:eastAsia="fr-FR"/>
                </w:rPr>
                <w:t>=</w:t>
              </w:r>
              <w:r w:rsidRPr="00661845">
                <w:rPr>
                  <w:rFonts w:ascii="Consolas" w:eastAsia="Times New Roman" w:hAnsi="Consolas" w:cs="Times New Roman"/>
                  <w:color w:val="EEFFFF"/>
                  <w:sz w:val="23"/>
                  <w:szCs w:val="23"/>
                  <w:lang w:eastAsia="fr-FR"/>
                </w:rPr>
                <w:t> </w:t>
              </w:r>
              <w:proofErr w:type="spellStart"/>
              <w:r w:rsidRPr="00661845">
                <w:rPr>
                  <w:rFonts w:ascii="Consolas" w:eastAsia="Times New Roman" w:hAnsi="Consolas" w:cs="Times New Roman"/>
                  <w:color w:val="EEFFFF"/>
                  <w:sz w:val="23"/>
                  <w:szCs w:val="23"/>
                  <w:lang w:eastAsia="fr-FR"/>
                </w:rPr>
                <w:t>newMeshes</w:t>
              </w:r>
              <w:proofErr w:type="spellEnd"/>
              <w:r w:rsidRPr="00661845">
                <w:rPr>
                  <w:rFonts w:ascii="Consolas" w:eastAsia="Times New Roman" w:hAnsi="Consolas" w:cs="Times New Roman"/>
                  <w:color w:val="EEFFFF"/>
                  <w:sz w:val="23"/>
                  <w:szCs w:val="23"/>
                  <w:lang w:eastAsia="fr-FR"/>
                </w:rPr>
                <w:t>[</w:t>
              </w:r>
              <w:r w:rsidRPr="00661845">
                <w:rPr>
                  <w:rFonts w:ascii="Consolas" w:eastAsia="Times New Roman" w:hAnsi="Consolas" w:cs="Times New Roman"/>
                  <w:color w:val="F78C6C"/>
                  <w:sz w:val="23"/>
                  <w:szCs w:val="23"/>
                  <w:lang w:eastAsia="fr-FR"/>
                </w:rPr>
                <w:t>0</w:t>
              </w:r>
              <w:r w:rsidRPr="00661845">
                <w:rPr>
                  <w:rFonts w:ascii="Consolas" w:eastAsia="Times New Roman" w:hAnsi="Consolas" w:cs="Times New Roman"/>
                  <w:color w:val="EEFFFF"/>
                  <w:sz w:val="23"/>
                  <w:szCs w:val="23"/>
                  <w:lang w:eastAsia="fr-FR"/>
                </w:rPr>
                <w:t>]</w:t>
              </w:r>
            </w:ins>
          </w:p>
          <w:p w14:paraId="123112F4" w14:textId="77777777" w:rsidR="00661845" w:rsidRPr="00661845" w:rsidRDefault="00661845" w:rsidP="00661845">
            <w:pPr>
              <w:shd w:val="clear" w:color="auto" w:fill="212121"/>
              <w:spacing w:line="300" w:lineRule="atLeast"/>
              <w:rPr>
                <w:ins w:id="61" w:author="Samuel Galiere" w:date="2020-10-02T14:38:00Z"/>
                <w:rFonts w:ascii="Consolas" w:eastAsia="Times New Roman" w:hAnsi="Consolas" w:cs="Times New Roman"/>
                <w:color w:val="EEFFFF"/>
                <w:sz w:val="23"/>
                <w:szCs w:val="23"/>
                <w:lang w:eastAsia="fr-FR"/>
              </w:rPr>
            </w:pPr>
            <w:ins w:id="62" w:author="Samuel Galiere" w:date="2020-10-02T14:38:00Z">
              <w:r w:rsidRPr="00661845">
                <w:rPr>
                  <w:rFonts w:ascii="Consolas" w:eastAsia="Times New Roman" w:hAnsi="Consolas" w:cs="Times New Roman"/>
                  <w:color w:val="89DDFF"/>
                  <w:sz w:val="23"/>
                  <w:szCs w:val="23"/>
                  <w:lang w:eastAsia="fr-FR"/>
                </w:rPr>
                <w:t>            </w:t>
              </w:r>
              <w:r w:rsidRPr="00661845">
                <w:rPr>
                  <w:rFonts w:ascii="Consolas" w:eastAsia="Times New Roman" w:hAnsi="Consolas" w:cs="Times New Roman"/>
                  <w:i/>
                  <w:iCs/>
                  <w:color w:val="4A4A4A"/>
                  <w:sz w:val="23"/>
                  <w:szCs w:val="23"/>
                  <w:lang w:eastAsia="fr-FR"/>
                </w:rPr>
                <w:t>//Positionnement de l'objet à l'emplacement 0;0;0</w:t>
              </w:r>
            </w:ins>
          </w:p>
          <w:p w14:paraId="7FB0C9C4" w14:textId="77777777" w:rsidR="00661845" w:rsidRPr="00661845" w:rsidRDefault="00661845" w:rsidP="00661845">
            <w:pPr>
              <w:shd w:val="clear" w:color="auto" w:fill="212121"/>
              <w:spacing w:line="300" w:lineRule="atLeast"/>
              <w:rPr>
                <w:ins w:id="63" w:author="Samuel Galiere" w:date="2020-10-02T14:38:00Z"/>
                <w:rFonts w:ascii="Consolas" w:eastAsia="Times New Roman" w:hAnsi="Consolas" w:cs="Times New Roman"/>
                <w:color w:val="EEFFFF"/>
                <w:sz w:val="23"/>
                <w:szCs w:val="23"/>
                <w:lang w:val="en-US" w:eastAsia="fr-FR"/>
                <w:rPrChange w:id="64" w:author="Samuel Galiere" w:date="2020-10-02T14:38:00Z">
                  <w:rPr>
                    <w:ins w:id="65" w:author="Samuel Galiere" w:date="2020-10-02T14:38:00Z"/>
                    <w:rFonts w:ascii="Consolas" w:eastAsia="Times New Roman" w:hAnsi="Consolas" w:cs="Times New Roman"/>
                    <w:color w:val="EEFFFF"/>
                    <w:sz w:val="23"/>
                    <w:szCs w:val="23"/>
                    <w:lang w:eastAsia="fr-FR"/>
                  </w:rPr>
                </w:rPrChange>
              </w:rPr>
            </w:pPr>
            <w:ins w:id="66" w:author="Samuel Galiere" w:date="2020-10-02T14:38:00Z">
              <w:r w:rsidRPr="00661845">
                <w:rPr>
                  <w:rFonts w:ascii="Consolas" w:eastAsia="Times New Roman" w:hAnsi="Consolas" w:cs="Times New Roman"/>
                  <w:color w:val="EEFFFF"/>
                  <w:sz w:val="23"/>
                  <w:szCs w:val="23"/>
                  <w:lang w:eastAsia="fr-FR"/>
                </w:rPr>
                <w:t>            </w:t>
              </w:r>
              <w:proofErr w:type="spellStart"/>
              <w:r w:rsidRPr="00661845">
                <w:rPr>
                  <w:rFonts w:ascii="Consolas" w:eastAsia="Times New Roman" w:hAnsi="Consolas" w:cs="Times New Roman"/>
                  <w:color w:val="EEFFFF"/>
                  <w:sz w:val="23"/>
                  <w:szCs w:val="23"/>
                  <w:lang w:val="en-US" w:eastAsia="fr-FR"/>
                  <w:rPrChange w:id="67" w:author="Samuel Galiere" w:date="2020-10-02T14:38:00Z">
                    <w:rPr>
                      <w:rFonts w:ascii="Consolas" w:eastAsia="Times New Roman" w:hAnsi="Consolas" w:cs="Times New Roman"/>
                      <w:color w:val="EEFFFF"/>
                      <w:sz w:val="23"/>
                      <w:szCs w:val="23"/>
                      <w:lang w:eastAsia="fr-FR"/>
                    </w:rPr>
                  </w:rPrChange>
                </w:rPr>
                <w:t>warehouse</w:t>
              </w:r>
              <w:r w:rsidRPr="00661845">
                <w:rPr>
                  <w:rFonts w:ascii="Consolas" w:eastAsia="Times New Roman" w:hAnsi="Consolas" w:cs="Times New Roman"/>
                  <w:color w:val="89DDFF"/>
                  <w:sz w:val="23"/>
                  <w:szCs w:val="23"/>
                  <w:lang w:val="en-US" w:eastAsia="fr-FR"/>
                  <w:rPrChange w:id="68" w:author="Samuel Galiere" w:date="2020-10-02T14:38: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69" w:author="Samuel Galiere" w:date="2020-10-02T14:38:00Z">
                    <w:rPr>
                      <w:rFonts w:ascii="Consolas" w:eastAsia="Times New Roman" w:hAnsi="Consolas" w:cs="Times New Roman"/>
                      <w:color w:val="EEFFFF"/>
                      <w:sz w:val="23"/>
                      <w:szCs w:val="23"/>
                      <w:lang w:eastAsia="fr-FR"/>
                    </w:rPr>
                  </w:rPrChange>
                </w:rPr>
                <w:t>position</w:t>
              </w:r>
              <w:proofErr w:type="spellEnd"/>
              <w:r w:rsidRPr="00661845">
                <w:rPr>
                  <w:rFonts w:ascii="Consolas" w:eastAsia="Times New Roman" w:hAnsi="Consolas" w:cs="Times New Roman"/>
                  <w:color w:val="EEFFFF"/>
                  <w:sz w:val="23"/>
                  <w:szCs w:val="23"/>
                  <w:lang w:val="en-US" w:eastAsia="fr-FR"/>
                  <w:rPrChange w:id="70" w:author="Samuel Galiere" w:date="2020-10-02T14:38: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C792EA"/>
                  <w:sz w:val="23"/>
                  <w:szCs w:val="23"/>
                  <w:lang w:val="en-US" w:eastAsia="fr-FR"/>
                  <w:rPrChange w:id="71" w:author="Samuel Galiere" w:date="2020-10-02T14:38:00Z">
                    <w:rPr>
                      <w:rFonts w:ascii="Consolas" w:eastAsia="Times New Roman" w:hAnsi="Consolas" w:cs="Times New Roman"/>
                      <w:color w:val="C792EA"/>
                      <w:sz w:val="23"/>
                      <w:szCs w:val="23"/>
                      <w:lang w:eastAsia="fr-FR"/>
                    </w:rPr>
                  </w:rPrChange>
                </w:rPr>
                <w:t>=</w:t>
              </w:r>
              <w:r w:rsidRPr="00661845">
                <w:rPr>
                  <w:rFonts w:ascii="Consolas" w:eastAsia="Times New Roman" w:hAnsi="Consolas" w:cs="Times New Roman"/>
                  <w:color w:val="EEFFFF"/>
                  <w:sz w:val="23"/>
                  <w:szCs w:val="23"/>
                  <w:lang w:val="en-US" w:eastAsia="fr-FR"/>
                  <w:rPrChange w:id="72" w:author="Samuel Galiere" w:date="2020-10-02T14:38: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F07178"/>
                  <w:sz w:val="23"/>
                  <w:szCs w:val="23"/>
                  <w:lang w:val="en-US" w:eastAsia="fr-FR"/>
                  <w:rPrChange w:id="73" w:author="Samuel Galiere" w:date="2020-10-02T14:38:00Z">
                    <w:rPr>
                      <w:rFonts w:ascii="Consolas" w:eastAsia="Times New Roman" w:hAnsi="Consolas" w:cs="Times New Roman"/>
                      <w:color w:val="F07178"/>
                      <w:sz w:val="23"/>
                      <w:szCs w:val="23"/>
                      <w:lang w:eastAsia="fr-FR"/>
                    </w:rPr>
                  </w:rPrChange>
                </w:rPr>
                <w:t>BABYLON</w:t>
              </w:r>
              <w:r w:rsidRPr="00661845">
                <w:rPr>
                  <w:rFonts w:ascii="Consolas" w:eastAsia="Times New Roman" w:hAnsi="Consolas" w:cs="Times New Roman"/>
                  <w:color w:val="89DDFF"/>
                  <w:sz w:val="23"/>
                  <w:szCs w:val="23"/>
                  <w:lang w:val="en-US" w:eastAsia="fr-FR"/>
                  <w:rPrChange w:id="74" w:author="Samuel Galiere" w:date="2020-10-02T14:38: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EEFFFF"/>
                  <w:sz w:val="23"/>
                  <w:szCs w:val="23"/>
                  <w:lang w:val="en-US" w:eastAsia="fr-FR"/>
                  <w:rPrChange w:id="75" w:author="Samuel Galiere" w:date="2020-10-02T14:38:00Z">
                    <w:rPr>
                      <w:rFonts w:ascii="Consolas" w:eastAsia="Times New Roman" w:hAnsi="Consolas" w:cs="Times New Roman"/>
                      <w:color w:val="EEFFFF"/>
                      <w:sz w:val="23"/>
                      <w:szCs w:val="23"/>
                      <w:lang w:eastAsia="fr-FR"/>
                    </w:rPr>
                  </w:rPrChange>
                </w:rPr>
                <w:t>Vector3</w:t>
              </w:r>
              <w:r w:rsidRPr="00661845">
                <w:rPr>
                  <w:rFonts w:ascii="Consolas" w:eastAsia="Times New Roman" w:hAnsi="Consolas" w:cs="Times New Roman"/>
                  <w:color w:val="89DDFF"/>
                  <w:sz w:val="23"/>
                  <w:szCs w:val="23"/>
                  <w:lang w:val="en-US" w:eastAsia="fr-FR"/>
                  <w:rPrChange w:id="76" w:author="Samuel Galiere" w:date="2020-10-02T14:38:00Z">
                    <w:rPr>
                      <w:rFonts w:ascii="Consolas" w:eastAsia="Times New Roman" w:hAnsi="Consolas" w:cs="Times New Roman"/>
                      <w:color w:val="89DDFF"/>
                      <w:sz w:val="23"/>
                      <w:szCs w:val="23"/>
                      <w:lang w:eastAsia="fr-FR"/>
                    </w:rPr>
                  </w:rPrChange>
                </w:rPr>
                <w:t>.</w:t>
              </w:r>
              <w:r w:rsidRPr="00661845">
                <w:rPr>
                  <w:rFonts w:ascii="Consolas" w:eastAsia="Times New Roman" w:hAnsi="Consolas" w:cs="Times New Roman"/>
                  <w:color w:val="82AAFF"/>
                  <w:sz w:val="23"/>
                  <w:szCs w:val="23"/>
                  <w:lang w:val="en-US" w:eastAsia="fr-FR"/>
                  <w:rPrChange w:id="77" w:author="Samuel Galiere" w:date="2020-10-02T14:38:00Z">
                    <w:rPr>
                      <w:rFonts w:ascii="Consolas" w:eastAsia="Times New Roman" w:hAnsi="Consolas" w:cs="Times New Roman"/>
                      <w:color w:val="82AAFF"/>
                      <w:sz w:val="23"/>
                      <w:szCs w:val="23"/>
                      <w:lang w:eastAsia="fr-FR"/>
                    </w:rPr>
                  </w:rPrChange>
                </w:rPr>
                <w:t>Zero</w:t>
              </w:r>
              <w:r w:rsidRPr="00661845">
                <w:rPr>
                  <w:rFonts w:ascii="Consolas" w:eastAsia="Times New Roman" w:hAnsi="Consolas" w:cs="Times New Roman"/>
                  <w:color w:val="EEFFFF"/>
                  <w:sz w:val="23"/>
                  <w:szCs w:val="23"/>
                  <w:lang w:val="en-US" w:eastAsia="fr-FR"/>
                  <w:rPrChange w:id="78" w:author="Samuel Galiere" w:date="2020-10-02T14:38:00Z">
                    <w:rPr>
                      <w:rFonts w:ascii="Consolas" w:eastAsia="Times New Roman" w:hAnsi="Consolas" w:cs="Times New Roman"/>
                      <w:color w:val="EEFFFF"/>
                      <w:sz w:val="23"/>
                      <w:szCs w:val="23"/>
                      <w:lang w:eastAsia="fr-FR"/>
                    </w:rPr>
                  </w:rPrChange>
                </w:rPr>
                <w:t>()</w:t>
              </w:r>
              <w:r w:rsidRPr="00661845">
                <w:rPr>
                  <w:rFonts w:ascii="Consolas" w:eastAsia="Times New Roman" w:hAnsi="Consolas" w:cs="Times New Roman"/>
                  <w:color w:val="89DDFF"/>
                  <w:sz w:val="23"/>
                  <w:szCs w:val="23"/>
                  <w:lang w:val="en-US" w:eastAsia="fr-FR"/>
                  <w:rPrChange w:id="79" w:author="Samuel Galiere" w:date="2020-10-02T14:38:00Z">
                    <w:rPr>
                      <w:rFonts w:ascii="Consolas" w:eastAsia="Times New Roman" w:hAnsi="Consolas" w:cs="Times New Roman"/>
                      <w:color w:val="89DDFF"/>
                      <w:sz w:val="23"/>
                      <w:szCs w:val="23"/>
                      <w:lang w:eastAsia="fr-FR"/>
                    </w:rPr>
                  </w:rPrChange>
                </w:rPr>
                <w:t>;</w:t>
              </w:r>
            </w:ins>
          </w:p>
          <w:p w14:paraId="3C396E12" w14:textId="77777777" w:rsidR="00661845" w:rsidRPr="00661845" w:rsidRDefault="00661845" w:rsidP="00661845">
            <w:pPr>
              <w:shd w:val="clear" w:color="auto" w:fill="212121"/>
              <w:spacing w:line="300" w:lineRule="atLeast"/>
              <w:rPr>
                <w:ins w:id="80" w:author="Samuel Galiere" w:date="2020-10-02T14:38:00Z"/>
                <w:rFonts w:ascii="Consolas" w:eastAsia="Times New Roman" w:hAnsi="Consolas" w:cs="Times New Roman"/>
                <w:color w:val="EEFFFF"/>
                <w:sz w:val="23"/>
                <w:szCs w:val="23"/>
                <w:lang w:val="en-US" w:eastAsia="fr-FR"/>
                <w:rPrChange w:id="81" w:author="Samuel Galiere" w:date="2020-10-02T14:38:00Z">
                  <w:rPr>
                    <w:ins w:id="82" w:author="Samuel Galiere" w:date="2020-10-02T14:38:00Z"/>
                    <w:rFonts w:ascii="Consolas" w:eastAsia="Times New Roman" w:hAnsi="Consolas" w:cs="Times New Roman"/>
                    <w:color w:val="EEFFFF"/>
                    <w:sz w:val="23"/>
                    <w:szCs w:val="23"/>
                    <w:lang w:eastAsia="fr-FR"/>
                  </w:rPr>
                </w:rPrChange>
              </w:rPr>
            </w:pPr>
          </w:p>
          <w:p w14:paraId="47C63651" w14:textId="24E9DBCB" w:rsidR="00661845" w:rsidRPr="00661845" w:rsidRDefault="00661845" w:rsidP="00661845">
            <w:pPr>
              <w:shd w:val="clear" w:color="auto" w:fill="212121"/>
              <w:spacing w:line="300" w:lineRule="atLeast"/>
              <w:rPr>
                <w:ins w:id="83" w:author="Samuel Galiere" w:date="2020-10-02T14:34:00Z"/>
                <w:rFonts w:ascii="Consolas" w:eastAsia="Times New Roman" w:hAnsi="Consolas" w:cs="Times New Roman"/>
                <w:color w:val="EEFFFF"/>
                <w:sz w:val="23"/>
                <w:szCs w:val="23"/>
                <w:lang w:eastAsia="fr-FR"/>
                <w:rPrChange w:id="84" w:author="Samuel Galiere" w:date="2020-10-02T14:38:00Z">
                  <w:rPr>
                    <w:ins w:id="85" w:author="Samuel Galiere" w:date="2020-10-02T14:34:00Z"/>
                    <w:lang w:val="en-US"/>
                  </w:rPr>
                </w:rPrChange>
              </w:rPr>
              <w:pPrChange w:id="86" w:author="Samuel Galiere" w:date="2020-10-02T14:35:00Z">
                <w:pPr/>
              </w:pPrChange>
            </w:pPr>
            <w:ins w:id="87" w:author="Samuel Galiere" w:date="2020-10-02T14:38:00Z">
              <w:r w:rsidRPr="00661845">
                <w:rPr>
                  <w:rFonts w:ascii="Consolas" w:eastAsia="Times New Roman" w:hAnsi="Consolas" w:cs="Times New Roman"/>
                  <w:color w:val="EEFFFF"/>
                  <w:sz w:val="23"/>
                  <w:szCs w:val="23"/>
                  <w:lang w:val="en-US" w:eastAsia="fr-FR"/>
                  <w:rPrChange w:id="88" w:author="Samuel Galiere" w:date="2020-10-02T14:38:00Z">
                    <w:rPr>
                      <w:rFonts w:ascii="Consolas" w:eastAsia="Times New Roman" w:hAnsi="Consolas" w:cs="Times New Roman"/>
                      <w:color w:val="EEFFFF"/>
                      <w:sz w:val="23"/>
                      <w:szCs w:val="23"/>
                      <w:lang w:eastAsia="fr-FR"/>
                    </w:rPr>
                  </w:rPrChange>
                </w:rPr>
                <w:t>        </w:t>
              </w:r>
              <w:r w:rsidRPr="00661845">
                <w:rPr>
                  <w:rFonts w:ascii="Consolas" w:eastAsia="Times New Roman" w:hAnsi="Consolas" w:cs="Times New Roman"/>
                  <w:color w:val="89DDFF"/>
                  <w:sz w:val="23"/>
                  <w:szCs w:val="23"/>
                  <w:lang w:eastAsia="fr-FR"/>
                </w:rPr>
                <w:t>}</w:t>
              </w:r>
              <w:r w:rsidRPr="00661845">
                <w:rPr>
                  <w:rFonts w:ascii="Consolas" w:eastAsia="Times New Roman" w:hAnsi="Consolas" w:cs="Times New Roman"/>
                  <w:color w:val="EEFFFF"/>
                  <w:sz w:val="23"/>
                  <w:szCs w:val="23"/>
                  <w:lang w:eastAsia="fr-FR"/>
                </w:rPr>
                <w:t>)</w:t>
              </w:r>
              <w:r w:rsidRPr="00661845">
                <w:rPr>
                  <w:rFonts w:ascii="Consolas" w:eastAsia="Times New Roman" w:hAnsi="Consolas" w:cs="Times New Roman"/>
                  <w:color w:val="89DDFF"/>
                  <w:sz w:val="23"/>
                  <w:szCs w:val="23"/>
                  <w:lang w:eastAsia="fr-FR"/>
                </w:rPr>
                <w:t>;</w:t>
              </w:r>
            </w:ins>
          </w:p>
        </w:tc>
      </w:tr>
    </w:tbl>
    <w:p w14:paraId="7CBF6226" w14:textId="28044648" w:rsidR="00661845" w:rsidRPr="00661845" w:rsidRDefault="00661845" w:rsidP="001F4D59">
      <w:pPr>
        <w:rPr>
          <w:lang w:val="en-US"/>
          <w:rPrChange w:id="89" w:author="Samuel Galiere" w:date="2020-10-02T14:34:00Z">
            <w:rPr/>
          </w:rPrChange>
        </w:rPr>
      </w:pPr>
    </w:p>
    <w:p w14:paraId="4B4B2F3D" w14:textId="60AEB826" w:rsidR="0017014A" w:rsidRDefault="00661845" w:rsidP="001F4D59">
      <w:ins w:id="90" w:author="Samuel Galiere" w:date="2020-10-02T14:35:00Z">
        <w:r>
          <w:t xml:space="preserve">Attention, il n’est pas possible de modifier </w:t>
        </w:r>
      </w:ins>
      <w:del w:id="91" w:author="Samuel Galiere" w:date="2020-10-02T14:35:00Z">
        <w:r w:rsidR="0017014A" w:rsidDel="00661845">
          <w:delText xml:space="preserve">Ce qui n’est </w:delText>
        </w:r>
      </w:del>
      <w:del w:id="92" w:author="Samuel Galiere" w:date="2020-10-02T14:36:00Z">
        <w:r w:rsidR="0017014A" w:rsidDel="00661845">
          <w:delText>pas possible, c’est de tente</w:delText>
        </w:r>
        <w:r w:rsidR="003C008D" w:rsidDel="00661845">
          <w:delText xml:space="preserve">r de modifier </w:delText>
        </w:r>
      </w:del>
      <w:r w:rsidR="003C008D">
        <w:t>les propriétés d’un objet</w:t>
      </w:r>
      <w:del w:id="93" w:author="Samuel Galiere" w:date="2020-10-02T14:36:00Z">
        <w:r w:rsidR="00241C25" w:rsidDel="00661845">
          <w:delText>,</w:delText>
        </w:r>
      </w:del>
      <w:r w:rsidR="003C008D">
        <w:t xml:space="preserve"> via la variable qui l’a hébergé pendant le chargement, en dehors de la fonction. </w:t>
      </w:r>
      <w:del w:id="94" w:author="Samuel Galiere" w:date="2020-10-02T14:36:00Z">
        <w:r w:rsidR="003C008D" w:rsidDel="00661845">
          <w:delText>Cette dernière est supprimée et se voit attribuer « undefined ».</w:delText>
        </w:r>
      </w:del>
    </w:p>
    <w:p w14:paraId="1E6001B7" w14:textId="4AB2BFD2" w:rsidR="00241C25" w:rsidRDefault="00661845" w:rsidP="001F4D59">
      <w:ins w:id="95" w:author="Samuel Galiere" w:date="2020-10-02T14:36:00Z">
        <w:r>
          <w:t xml:space="preserve">Afin de contourner cette restriction, </w:t>
        </w:r>
      </w:ins>
      <w:ins w:id="96" w:author="Samuel Galiere" w:date="2020-10-02T14:37:00Z">
        <w:r>
          <w:t xml:space="preserve">il est recommandé d’utiliser la méthode </w:t>
        </w:r>
      </w:ins>
      <w:del w:id="97" w:author="Samuel Galiere" w:date="2020-10-02T14:36:00Z">
        <w:r w:rsidR="00241C25" w:rsidDel="00661845">
          <w:delText>J’ai eu du mal à trouver comment accéder à un objet après son import mais encore une fois, un forum m’est venu en aide sans même que j’ai à poser la question</w:delText>
        </w:r>
        <w:r w:rsidR="00CC3E69" w:rsidDel="00661845">
          <w:delText xml:space="preserve"> moi-même</w:delText>
        </w:r>
        <w:r w:rsidR="00241C25" w:rsidDel="00661845">
          <w:delText>. Il suffit tout simplement d’aller chercher l’objet en question avec une méthode de la scène très pratique</w:delText>
        </w:r>
      </w:del>
      <w:r w:rsidR="00241C25">
        <w:t xml:space="preserve"> « </w:t>
      </w:r>
      <w:proofErr w:type="spellStart"/>
      <w:r w:rsidR="00241C25">
        <w:t>getMeshByName</w:t>
      </w:r>
      <w:proofErr w:type="spellEnd"/>
      <w:r w:rsidR="00241C25">
        <w:t>() » qui permet comme son nom l’indique de récupérer un objet via le nom qu’on lui a donné. On le stocke ensuite dans une variable et on peut lui appliquer tous les changements désirés.</w:t>
      </w:r>
    </w:p>
    <w:p w14:paraId="642E990D" w14:textId="17B2361C" w:rsidR="00241C25" w:rsidRDefault="00241C25" w:rsidP="001F4D59">
      <w:del w:id="98" w:author="Samuel Galiere" w:date="2020-10-02T14:47:00Z">
        <w:r w:rsidDel="00F2088D">
          <w:delText>Globalement une fois l’objet chargé, tout est assez simple, les propriétés et méthodes sont parlantes et il est facile de deviner comment modifier telle ou telle propriété si on en connait le nom anglophone. De l’échelle à la rotation et passant par la position x,y,z, tout est modifiable et une fois importé, l’objet fait bien partie intégrante de la scène.</w:delText>
        </w:r>
        <w:commentRangeEnd w:id="24"/>
        <w:r w:rsidR="0001793E" w:rsidDel="00F2088D">
          <w:rPr>
            <w:rStyle w:val="Marquedecommentaire"/>
          </w:rPr>
          <w:commentReference w:id="24"/>
        </w:r>
      </w:del>
      <w:ins w:id="99" w:author="Samuel Galiere" w:date="2020-10-02T14:47:00Z">
        <w:r w:rsidR="00F2088D">
          <w:t xml:space="preserve"> La nomenclature des paramètres des objets est simple est claire, elle permet la modification assez aisée des objets importés dans la scène.</w:t>
        </w:r>
      </w:ins>
    </w:p>
    <w:p w14:paraId="6AB2842D" w14:textId="065E9CB9" w:rsidR="00241C25" w:rsidRDefault="00241C25" w:rsidP="001F4D59">
      <w:pPr>
        <w:rPr>
          <w:ins w:id="100" w:author="Samuel Galiere" w:date="2020-10-02T15:35:00Z"/>
        </w:rPr>
      </w:pPr>
    </w:p>
    <w:p w14:paraId="76AF0AAB" w14:textId="77777777" w:rsidR="00AB026C" w:rsidRDefault="00AB026C" w:rsidP="001F4D59"/>
    <w:p w14:paraId="5D85A73C" w14:textId="77777777" w:rsidR="00241C25" w:rsidRDefault="00241C25" w:rsidP="00241C25">
      <w:pPr>
        <w:pStyle w:val="Titre3"/>
      </w:pPr>
      <w:r>
        <w:lastRenderedPageBreak/>
        <w:t>La génération aléatoire des boîtes</w:t>
      </w:r>
    </w:p>
    <w:p w14:paraId="6B6D906C" w14:textId="77777777" w:rsidR="00241C25" w:rsidRDefault="00241C25" w:rsidP="00241C25"/>
    <w:p w14:paraId="654A6117" w14:textId="30F8E883" w:rsidR="00241C25" w:rsidRDefault="00241C25" w:rsidP="00241C25">
      <w:r>
        <w:t xml:space="preserve">Il s’agit là d’un algorithme qui va donc très certainement </w:t>
      </w:r>
      <w:r w:rsidR="00E930FD">
        <w:t>différer</w:t>
      </w:r>
      <w:r>
        <w:t xml:space="preserve"> d’un développeur à un autre</w:t>
      </w:r>
      <w:ins w:id="101" w:author="Samuel Galiere" w:date="2020-10-02T14:48:00Z">
        <w:r w:rsidR="00F2088D">
          <w:t>. La problématique a été résolue en</w:t>
        </w:r>
      </w:ins>
      <w:ins w:id="102" w:author="Samuel Galiere" w:date="2020-10-02T14:49:00Z">
        <w:r w:rsidR="00F2088D">
          <w:t xml:space="preserve"> </w:t>
        </w:r>
      </w:ins>
      <w:del w:id="103" w:author="Samuel Galiere" w:date="2020-10-02T14:48:00Z">
        <w:r w:rsidDel="00F2088D">
          <w:delText xml:space="preserve">, mais j’ai résolu la problématique en </w:delText>
        </w:r>
      </w:del>
      <w:r>
        <w:t xml:space="preserve">définissant les 6 points de l’étagère où peuvent apparaitre </w:t>
      </w:r>
      <w:r w:rsidR="00E930FD">
        <w:t xml:space="preserve">les caisses. Une fois en connaissance des points relatifs à l’étagère, il est simple de faire un tirage aléatoire pour savoir si on instancie une caisse à cet endroit ou non. </w:t>
      </w:r>
    </w:p>
    <w:p w14:paraId="717B91E2" w14:textId="0351C94B" w:rsidR="00E930FD" w:rsidRDefault="00E930FD" w:rsidP="00241C25">
      <w:r>
        <w:t>Par ailleurs le Framework propose une méthode faite pour la génération d’un grand nombre d’objets copiés les uns des autres : la méthode « </w:t>
      </w:r>
      <w:proofErr w:type="spellStart"/>
      <w:proofErr w:type="gramStart"/>
      <w:r>
        <w:t>createInstance</w:t>
      </w:r>
      <w:proofErr w:type="spellEnd"/>
      <w:r>
        <w:t>(</w:t>
      </w:r>
      <w:proofErr w:type="gramEnd"/>
      <w:r>
        <w:t>) » qui permet de renvoyer une nouvelle instance de l’objet sur lequel la méthode est appelée. Cela permet de ne pas faire appel plusieurs centaines de fois au loader, qui est une entité gourmande en ressources</w:t>
      </w:r>
      <w:del w:id="104" w:author="Samuel Galiere" w:date="2020-10-02T14:50:00Z">
        <w:r w:rsidDel="00F2088D">
          <w:delText>.</w:delText>
        </w:r>
        <w:r w:rsidR="00223ED8" w:rsidDel="00F2088D">
          <w:delText xml:space="preserve"> Encore une fois, c’est entre les forums et la documentation que j’ai trouvé les bonnes pratiques de ce genre.</w:delText>
        </w:r>
      </w:del>
      <w:ins w:id="105" w:author="Samuel Galiere" w:date="2020-10-02T14:50:00Z">
        <w:r w:rsidR="00F2088D">
          <w:t>.</w:t>
        </w:r>
      </w:ins>
    </w:p>
    <w:p w14:paraId="2C9885D6" w14:textId="77777777" w:rsidR="00223ED8" w:rsidRDefault="00223ED8" w:rsidP="00241C25"/>
    <w:p w14:paraId="72532A98" w14:textId="77777777" w:rsidR="00223ED8" w:rsidRDefault="00223ED8" w:rsidP="00223ED8">
      <w:pPr>
        <w:pStyle w:val="Titre3"/>
      </w:pPr>
      <w:r>
        <w:t>L’affichage des ID sur les boîtes</w:t>
      </w:r>
    </w:p>
    <w:p w14:paraId="7B9610D6" w14:textId="77777777" w:rsidR="00223ED8" w:rsidRDefault="00223ED8" w:rsidP="00223ED8"/>
    <w:p w14:paraId="4710D941" w14:textId="4D374AE6" w:rsidR="00CC3E69" w:rsidRDefault="00223ED8" w:rsidP="00223ED8">
      <w:r>
        <w:t xml:space="preserve">Ici il fallait </w:t>
      </w:r>
      <w:del w:id="106" w:author="Samuel Galiere" w:date="2020-10-02T14:50:00Z">
        <w:r w:rsidDel="00F2088D">
          <w:delText>que je choisisse</w:delText>
        </w:r>
      </w:del>
      <w:ins w:id="107" w:author="Samuel Galiere" w:date="2020-10-02T14:50:00Z">
        <w:r w:rsidR="00F2088D">
          <w:t>choisir</w:t>
        </w:r>
      </w:ins>
      <w:r>
        <w:t xml:space="preserve"> entre un texte, </w:t>
      </w:r>
      <w:r w:rsidR="00CC3E69">
        <w:t>ou</w:t>
      </w:r>
      <w:r>
        <w:t xml:space="preserve"> une interface graphique utilisateur. </w:t>
      </w:r>
      <w:del w:id="108" w:author="Samuel Galiere" w:date="2020-10-02T14:50:00Z">
        <w:r w:rsidDel="00F2088D">
          <w:delText>Quand j’ai compris que cette dernière pouvait être cliquable</w:delText>
        </w:r>
        <w:commentRangeStart w:id="109"/>
        <w:r w:rsidDel="00F2088D">
          <w:delText>, je me suis empressé d’ajouter</w:delText>
        </w:r>
      </w:del>
      <w:ins w:id="110" w:author="Samuel Galiere" w:date="2020-10-02T14:50:00Z">
        <w:r w:rsidR="00F2088D">
          <w:t xml:space="preserve"> L’interface</w:t>
        </w:r>
      </w:ins>
      <w:ins w:id="111" w:author="Samuel Galiere" w:date="2020-10-02T14:51:00Z">
        <w:r w:rsidR="00F2088D">
          <w:t xml:space="preserve"> graphique utilisateur étant cliquable, le choix s’est donc porté sur le module </w:t>
        </w:r>
        <w:proofErr w:type="spellStart"/>
        <w:r w:rsidR="00F2088D">
          <w:t>npm</w:t>
        </w:r>
      </w:ins>
      <w:proofErr w:type="spellEnd"/>
      <w:ins w:id="112" w:author="Samuel Galiere" w:date="2020-10-02T14:50:00Z">
        <w:r w:rsidR="00F2088D">
          <w:t xml:space="preserve"> </w:t>
        </w:r>
      </w:ins>
      <w:r>
        <w:t xml:space="preserve"> </w:t>
      </w:r>
      <w:commentRangeEnd w:id="109"/>
      <w:r w:rsidR="0001793E">
        <w:rPr>
          <w:rStyle w:val="Marquedecommentaire"/>
        </w:rPr>
        <w:commentReference w:id="109"/>
      </w:r>
      <w:r>
        <w:t>« </w:t>
      </w:r>
      <w:proofErr w:type="spellStart"/>
      <w:r>
        <w:t>babylon</w:t>
      </w:r>
      <w:proofErr w:type="spellEnd"/>
      <w:r>
        <w:t xml:space="preserve">-gui » </w:t>
      </w:r>
      <w:del w:id="113" w:author="Samuel Galiere" w:date="2020-10-02T14:51:00Z">
        <w:r w:rsidDel="00F2088D">
          <w:delText xml:space="preserve">à mes </w:delText>
        </w:r>
      </w:del>
      <w:ins w:id="114" w:author="Samuel Galiere" w:date="2020-10-02T14:52:00Z">
        <w:r w:rsidR="00F2088D">
          <w:t>à ajouter aux modules déjà présents.</w:t>
        </w:r>
      </w:ins>
      <w:del w:id="115" w:author="Samuel Galiere" w:date="2020-10-02T14:52:00Z">
        <w:r w:rsidR="00CC3E69" w:rsidDel="00F2088D">
          <w:delText>«</w:delText>
        </w:r>
      </w:del>
      <w:ins w:id="116" w:author="Samuel Galiere" w:date="2020-10-02T14:52:00Z">
        <w:r w:rsidR="00F2088D" w:rsidDel="00F2088D">
          <w:t xml:space="preserve"> </w:t>
        </w:r>
      </w:ins>
      <w:del w:id="117" w:author="Samuel Galiere" w:date="2020-10-02T14:52:00Z">
        <w:r w:rsidR="00CC3E69" w:rsidDel="00F2088D">
          <w:delText> </w:delText>
        </w:r>
        <w:r w:rsidDel="00F2088D">
          <w:delText>node-modules</w:delText>
        </w:r>
        <w:r w:rsidR="00CC3E69" w:rsidDel="00F2088D">
          <w:delText> »</w:delText>
        </w:r>
        <w:r w:rsidDel="00F2088D">
          <w:delText xml:space="preserve"> et d’assigner un bouton à chacune des caisses. Ce dernier est sur un plan transparent que j’ai positionné devant chaque boîte et prend comme texte l’ID unique de sa caisse.</w:delText>
        </w:r>
      </w:del>
      <w:r>
        <w:t xml:space="preserve"> </w:t>
      </w:r>
      <w:ins w:id="118" w:author="Samuel Galiere" w:date="2020-10-02T14:52:00Z">
        <w:r w:rsidR="00F2088D">
          <w:t xml:space="preserve">Le bouton est positionné sur un plan transparent qui </w:t>
        </w:r>
      </w:ins>
      <w:ins w:id="119" w:author="Samuel Galiere" w:date="2020-10-02T14:53:00Z">
        <w:r w:rsidR="00F2088D">
          <w:t>sert d</w:t>
        </w:r>
      </w:ins>
      <w:ins w:id="120" w:author="Samuel Galiere" w:date="2020-10-02T14:54:00Z">
        <w:r w:rsidR="00F2088D">
          <w:t xml:space="preserve">’interface cliquable. </w:t>
        </w:r>
      </w:ins>
    </w:p>
    <w:p w14:paraId="6C6B61A9" w14:textId="1995B203" w:rsidR="00CC3E69" w:rsidRDefault="00CC3E69" w:rsidP="00223ED8">
      <w:r>
        <w:t>A noter une mécanique particulière au monde de la 3D, l’objet « parent » d’une entité : le parent d’une entité est son référentiel. Par exemple dans le cadre du bouton</w:t>
      </w:r>
      <w:ins w:id="121" w:author="Samuel Galiere" w:date="2020-10-02T14:55:00Z">
        <w:r w:rsidR="00F2088D">
          <w:t xml:space="preserve"> créer plus haut, la</w:t>
        </w:r>
      </w:ins>
      <w:del w:id="122" w:author="Samuel Galiere" w:date="2020-10-02T14:55:00Z">
        <w:r w:rsidDel="00F2088D">
          <w:delText xml:space="preserve">, j’ai définit la </w:delText>
        </w:r>
      </w:del>
      <w:ins w:id="123" w:author="Samuel Galiere" w:date="2020-10-02T14:55:00Z">
        <w:r w:rsidR="00F2088D">
          <w:t xml:space="preserve"> </w:t>
        </w:r>
      </w:ins>
      <w:r>
        <w:t>boîte</w:t>
      </w:r>
      <w:ins w:id="124" w:author="Samuel Galiere" w:date="2020-10-02T14:55:00Z">
        <w:r w:rsidR="00F2088D">
          <w:t xml:space="preserve"> est définie</w:t>
        </w:r>
      </w:ins>
      <w:r>
        <w:t xml:space="preserve"> comme parent du plan. Ainsi, la position du plan est relative à la boite et non plus à la scène. </w:t>
      </w:r>
    </w:p>
    <w:p w14:paraId="6E8E826F" w14:textId="2AF3A044" w:rsidR="00223ED8" w:rsidDel="00F2088D" w:rsidRDefault="002553B9" w:rsidP="00223ED8">
      <w:pPr>
        <w:rPr>
          <w:del w:id="125" w:author="Samuel Galiere" w:date="2020-10-02T14:56:00Z"/>
        </w:rPr>
      </w:pPr>
      <w:r>
        <w:t>Sur le bouton</w:t>
      </w:r>
      <w:r w:rsidR="00223ED8">
        <w:t xml:space="preserve"> </w:t>
      </w:r>
      <w:del w:id="126" w:author="Samuel Galiere" w:date="2020-10-02T14:56:00Z">
        <w:r w:rsidR="00223ED8" w:rsidDel="00F2088D">
          <w:delText xml:space="preserve">j’ai </w:delText>
        </w:r>
      </w:del>
      <w:ins w:id="127" w:author="Samuel Galiere" w:date="2020-10-02T14:56:00Z">
        <w:r w:rsidR="00F2088D">
          <w:t xml:space="preserve">a été </w:t>
        </w:r>
      </w:ins>
      <w:r w:rsidR="00DA5963">
        <w:t>ajouté</w:t>
      </w:r>
      <w:r w:rsidR="00223ED8">
        <w:t xml:space="preserve"> un écouteur d’</w:t>
      </w:r>
      <w:r w:rsidR="00DA5963">
        <w:t>évènement</w:t>
      </w:r>
      <w:r w:rsidR="00223ED8">
        <w:t xml:space="preserve"> qui </w:t>
      </w:r>
      <w:r w:rsidR="00DA5963">
        <w:t xml:space="preserve">permet de </w:t>
      </w:r>
      <w:r>
        <w:t xml:space="preserve">lancer une fonction au choix quand on clique sur l’ID de la </w:t>
      </w:r>
      <w:proofErr w:type="spellStart"/>
      <w:r>
        <w:t>boîte</w:t>
      </w:r>
      <w:r w:rsidR="00DA5963">
        <w:t>.</w:t>
      </w:r>
    </w:p>
    <w:p w14:paraId="6C2EC7D8" w14:textId="1EEB804A" w:rsidR="00DA5963" w:rsidDel="00F2088D" w:rsidRDefault="00DA5963" w:rsidP="00223ED8">
      <w:pPr>
        <w:rPr>
          <w:del w:id="128" w:author="Samuel Galiere" w:date="2020-10-02T14:56:00Z"/>
        </w:rPr>
      </w:pPr>
      <w:del w:id="129" w:author="Samuel Galiere" w:date="2020-10-02T14:56:00Z">
        <w:r w:rsidDel="00F2088D">
          <w:delText xml:space="preserve">Cette opération ne prend pas beaucoup de temps si on connait assez bien le module, mais comme </w:delText>
        </w:r>
        <w:r w:rsidR="002553B9" w:rsidDel="00F2088D">
          <w:delText>je suis</w:delText>
        </w:r>
        <w:r w:rsidDel="00F2088D">
          <w:delText xml:space="preserve"> encore débutant, les forums m’ont bien aidé dans la configuration du bouton et dans la manière de le construire. </w:delText>
        </w:r>
      </w:del>
    </w:p>
    <w:p w14:paraId="59B59C7C" w14:textId="001F9B5B" w:rsidR="00DA5963" w:rsidRDefault="00DA5963" w:rsidP="00223ED8">
      <w:del w:id="130" w:author="Samuel Galiere" w:date="2020-10-02T14:56:00Z">
        <w:r w:rsidDel="00F2088D">
          <w:delText xml:space="preserve">Ce qui </w:delText>
        </w:r>
        <w:r w:rsidR="002553B9" w:rsidDel="00F2088D">
          <w:delText>est</w:delText>
        </w:r>
        <w:r w:rsidDel="00F2088D">
          <w:delText xml:space="preserve"> </w:delText>
        </w:r>
        <w:commentRangeStart w:id="131"/>
        <w:r w:rsidDel="00F2088D">
          <w:delText xml:space="preserve">bluffant </w:delText>
        </w:r>
        <w:commentRangeEnd w:id="131"/>
        <w:r w:rsidR="00D21925" w:rsidDel="00F2088D">
          <w:rPr>
            <w:rStyle w:val="Marquedecommentaire"/>
          </w:rPr>
          <w:commentReference w:id="131"/>
        </w:r>
        <w:r w:rsidDel="00F2088D">
          <w:delText>à ce niveau, c’est la facilité avec laquelle j’ai pu répondre à une question extrêmement complexe :</w:delText>
        </w:r>
      </w:del>
      <w:ins w:id="132" w:author="Samuel Galiere" w:date="2020-10-02T14:56:00Z">
        <w:r w:rsidR="00F2088D">
          <w:t>Une</w:t>
        </w:r>
        <w:proofErr w:type="spellEnd"/>
        <w:r w:rsidR="00F2088D">
          <w:t xml:space="preserve"> question persistait à ce niveau</w:t>
        </w:r>
      </w:ins>
      <w:ins w:id="133" w:author="Samuel Galiere" w:date="2020-10-02T14:57:00Z">
        <w:r w:rsidR="00F2088D">
          <w:t> </w:t>
        </w:r>
      </w:ins>
      <w:ins w:id="134" w:author="Samuel Galiere" w:date="2020-10-02T14:56:00Z">
        <w:r w:rsidR="00F2088D">
          <w:t>:</w:t>
        </w:r>
      </w:ins>
      <w:ins w:id="135" w:author="Samuel Galiere" w:date="2020-10-02T14:57:00Z">
        <w:r w:rsidR="00F2088D">
          <w:t xml:space="preserve"> </w:t>
        </w:r>
      </w:ins>
      <w:r>
        <w:t xml:space="preserve"> comment faire en sorte que les ID soient toujours face à la caméra qui peut bouger ? Simple, le Framework vous donne ceci :</w:t>
      </w:r>
    </w:p>
    <w:p w14:paraId="274113FF" w14:textId="77777777" w:rsidR="00DA5963" w:rsidRPr="00661845" w:rsidRDefault="00DA5963" w:rsidP="00DA5963">
      <w:pPr>
        <w:shd w:val="clear" w:color="auto" w:fill="212121"/>
        <w:spacing w:after="0" w:line="285" w:lineRule="atLeast"/>
        <w:rPr>
          <w:rFonts w:ascii="Consolas" w:eastAsia="Times New Roman" w:hAnsi="Consolas" w:cs="Times New Roman"/>
          <w:color w:val="EEFFFF"/>
          <w:sz w:val="21"/>
          <w:szCs w:val="21"/>
          <w:lang w:eastAsia="fr-FR"/>
        </w:rPr>
      </w:pPr>
      <w:proofErr w:type="gramStart"/>
      <w:r w:rsidRPr="00661845">
        <w:rPr>
          <w:rFonts w:ascii="Consolas" w:eastAsia="Times New Roman" w:hAnsi="Consolas" w:cs="Times New Roman"/>
          <w:color w:val="EEFFFF"/>
          <w:sz w:val="21"/>
          <w:szCs w:val="21"/>
          <w:lang w:eastAsia="fr-FR"/>
        </w:rPr>
        <w:t>plane</w:t>
      </w:r>
      <w:r w:rsidRPr="00661845">
        <w:rPr>
          <w:rFonts w:ascii="Consolas" w:eastAsia="Times New Roman" w:hAnsi="Consolas" w:cs="Times New Roman"/>
          <w:color w:val="89DDFF"/>
          <w:sz w:val="21"/>
          <w:szCs w:val="21"/>
          <w:lang w:eastAsia="fr-FR"/>
        </w:rPr>
        <w:t>.</w:t>
      </w:r>
      <w:r w:rsidRPr="00661845">
        <w:rPr>
          <w:rFonts w:ascii="Consolas" w:eastAsia="Times New Roman" w:hAnsi="Consolas" w:cs="Times New Roman"/>
          <w:color w:val="EEFFFF"/>
          <w:sz w:val="21"/>
          <w:szCs w:val="21"/>
          <w:lang w:eastAsia="fr-FR"/>
        </w:rPr>
        <w:t>_</w:t>
      </w:r>
      <w:proofErr w:type="spellStart"/>
      <w:proofErr w:type="gramEnd"/>
      <w:r w:rsidRPr="00661845">
        <w:rPr>
          <w:rFonts w:ascii="Consolas" w:eastAsia="Times New Roman" w:hAnsi="Consolas" w:cs="Times New Roman"/>
          <w:color w:val="EEFFFF"/>
          <w:sz w:val="21"/>
          <w:szCs w:val="21"/>
          <w:lang w:eastAsia="fr-FR"/>
        </w:rPr>
        <w:t>billboardMode</w:t>
      </w:r>
      <w:proofErr w:type="spellEnd"/>
      <w:r w:rsidRPr="00661845">
        <w:rPr>
          <w:rFonts w:ascii="Consolas" w:eastAsia="Times New Roman" w:hAnsi="Consolas" w:cs="Times New Roman"/>
          <w:color w:val="EEFFFF"/>
          <w:sz w:val="21"/>
          <w:szCs w:val="21"/>
          <w:lang w:eastAsia="fr-FR"/>
        </w:rPr>
        <w:t> </w:t>
      </w:r>
      <w:r w:rsidRPr="00661845">
        <w:rPr>
          <w:rFonts w:ascii="Consolas" w:eastAsia="Times New Roman" w:hAnsi="Consolas" w:cs="Times New Roman"/>
          <w:color w:val="C792EA"/>
          <w:sz w:val="21"/>
          <w:szCs w:val="21"/>
          <w:lang w:eastAsia="fr-FR"/>
        </w:rPr>
        <w:t>=</w:t>
      </w:r>
      <w:r w:rsidRPr="00661845">
        <w:rPr>
          <w:rFonts w:ascii="Consolas" w:eastAsia="Times New Roman" w:hAnsi="Consolas" w:cs="Times New Roman"/>
          <w:color w:val="EEFFFF"/>
          <w:sz w:val="21"/>
          <w:szCs w:val="21"/>
          <w:lang w:eastAsia="fr-FR"/>
        </w:rPr>
        <w:t> </w:t>
      </w:r>
      <w:proofErr w:type="spellStart"/>
      <w:r w:rsidRPr="00661845">
        <w:rPr>
          <w:rFonts w:ascii="Consolas" w:eastAsia="Times New Roman" w:hAnsi="Consolas" w:cs="Times New Roman"/>
          <w:color w:val="F07178"/>
          <w:sz w:val="21"/>
          <w:szCs w:val="21"/>
          <w:lang w:eastAsia="fr-FR"/>
        </w:rPr>
        <w:t>BABYLON</w:t>
      </w:r>
      <w:r w:rsidRPr="00661845">
        <w:rPr>
          <w:rFonts w:ascii="Consolas" w:eastAsia="Times New Roman" w:hAnsi="Consolas" w:cs="Times New Roman"/>
          <w:color w:val="89DDFF"/>
          <w:sz w:val="21"/>
          <w:szCs w:val="21"/>
          <w:lang w:eastAsia="fr-FR"/>
        </w:rPr>
        <w:t>.</w:t>
      </w:r>
      <w:r w:rsidRPr="00661845">
        <w:rPr>
          <w:rFonts w:ascii="Consolas" w:eastAsia="Times New Roman" w:hAnsi="Consolas" w:cs="Times New Roman"/>
          <w:color w:val="EEFFFF"/>
          <w:sz w:val="21"/>
          <w:szCs w:val="21"/>
          <w:lang w:eastAsia="fr-FR"/>
        </w:rPr>
        <w:t>Mesh</w:t>
      </w:r>
      <w:r w:rsidRPr="00661845">
        <w:rPr>
          <w:rFonts w:ascii="Consolas" w:eastAsia="Times New Roman" w:hAnsi="Consolas" w:cs="Times New Roman"/>
          <w:color w:val="89DDFF"/>
          <w:sz w:val="21"/>
          <w:szCs w:val="21"/>
          <w:lang w:eastAsia="fr-FR"/>
        </w:rPr>
        <w:t>.</w:t>
      </w:r>
      <w:r w:rsidRPr="00661845">
        <w:rPr>
          <w:rFonts w:ascii="Consolas" w:eastAsia="Times New Roman" w:hAnsi="Consolas" w:cs="Times New Roman"/>
          <w:color w:val="F07178"/>
          <w:sz w:val="21"/>
          <w:szCs w:val="21"/>
          <w:lang w:eastAsia="fr-FR"/>
        </w:rPr>
        <w:t>BILLBOARDMODE_ALL</w:t>
      </w:r>
      <w:proofErr w:type="spellEnd"/>
      <w:r w:rsidRPr="00661845">
        <w:rPr>
          <w:rFonts w:ascii="Consolas" w:eastAsia="Times New Roman" w:hAnsi="Consolas" w:cs="Times New Roman"/>
          <w:color w:val="89DDFF"/>
          <w:sz w:val="21"/>
          <w:szCs w:val="21"/>
          <w:lang w:eastAsia="fr-FR"/>
        </w:rPr>
        <w:t>;</w:t>
      </w:r>
    </w:p>
    <w:p w14:paraId="6DC220F1" w14:textId="4B76BFDA" w:rsidR="00F2088D" w:rsidRPr="00F2088D" w:rsidRDefault="00F2088D" w:rsidP="00241C25"/>
    <w:p w14:paraId="15DB322B" w14:textId="2488A767" w:rsidR="00DA5963" w:rsidRDefault="00DA5963" w:rsidP="00241C25">
      <w:r>
        <w:t>Il suffit de cette ligne pour faire en sorte que le plan, et donc le bouton qu’il héberge soient toujours face à la caméra.</w:t>
      </w:r>
      <w:r w:rsidR="002553B9">
        <w:t xml:space="preserve"> </w:t>
      </w:r>
      <w:del w:id="136" w:author="Samuel Galiere" w:date="2020-10-02T14:57:00Z">
        <w:r w:rsidR="002553B9" w:rsidDel="002059A0">
          <w:delText>Ici on commence sérieusement à voir la puissance du moteur de jeu, qui fait en sorte que l’on ne se soucie pas de telle chose et uniquement du fonctionnel.</w:delText>
        </w:r>
      </w:del>
    </w:p>
    <w:p w14:paraId="15204762" w14:textId="77777777" w:rsidR="00241C25" w:rsidRDefault="00241C25" w:rsidP="00241C25"/>
    <w:p w14:paraId="125F3114" w14:textId="77777777" w:rsidR="00DA5963" w:rsidRDefault="00DA5963" w:rsidP="00DA5963">
      <w:pPr>
        <w:pStyle w:val="Titre3"/>
      </w:pPr>
      <w:r>
        <w:t>La problématique des caméras</w:t>
      </w:r>
    </w:p>
    <w:p w14:paraId="68EA81C3" w14:textId="77777777" w:rsidR="00DA5963" w:rsidRDefault="00DA5963" w:rsidP="00DA5963"/>
    <w:p w14:paraId="07810A35" w14:textId="77777777" w:rsidR="00DA5963" w:rsidRDefault="00DA5963" w:rsidP="00DA5963">
      <w:r>
        <w:t xml:space="preserve">Une fois les boutons faits, il fallait mettre au point le système de zoom et de vue à 360°. </w:t>
      </w:r>
    </w:p>
    <w:p w14:paraId="7C714A19" w14:textId="77777777" w:rsidR="00DA5963" w:rsidRDefault="002553B9" w:rsidP="00DA5963">
      <w:r>
        <w:t>Deux options : soit</w:t>
      </w:r>
      <w:r w:rsidR="00DA5963">
        <w:t xml:space="preserve"> faire un script qui se lance une fois qu’on clique sur le bouton, et paramétrer la caméra pour la bloquer sur l’objet.</w:t>
      </w:r>
    </w:p>
    <w:p w14:paraId="21349FCA" w14:textId="77777777" w:rsidR="00DA5963" w:rsidRDefault="00DA5963" w:rsidP="00DA5963">
      <w:r>
        <w:t xml:space="preserve">Ou bien créer une deuxième caméra, cette fois de type </w:t>
      </w:r>
      <w:proofErr w:type="spellStart"/>
      <w:r>
        <w:t>ArcRotate</w:t>
      </w:r>
      <w:proofErr w:type="spellEnd"/>
      <w:r>
        <w:t xml:space="preserve"> qui permet</w:t>
      </w:r>
      <w:r w:rsidR="00C53CF1">
        <w:t xml:space="preserve"> presque sans paramétrage</w:t>
      </w:r>
      <w:r>
        <w:t xml:space="preserve"> de visionner un objet qu’elle prend pour cible à 360°. </w:t>
      </w:r>
      <w:r w:rsidR="00C53CF1">
        <w:t>Et ensuite</w:t>
      </w:r>
      <w:r>
        <w:t xml:space="preserve"> jouer avec la propriété de la scène « </w:t>
      </w:r>
      <w:proofErr w:type="spellStart"/>
      <w:r>
        <w:t>activeCamera</w:t>
      </w:r>
      <w:proofErr w:type="spellEnd"/>
      <w:r>
        <w:t xml:space="preserve"> » qui permet de définir quelle caméra est active. </w:t>
      </w:r>
    </w:p>
    <w:p w14:paraId="7AE2C1D9" w14:textId="715D88AE" w:rsidR="00DA5963" w:rsidRDefault="00DA5963" w:rsidP="00DA5963">
      <w:r>
        <w:t xml:space="preserve">La deuxième solution est la plus rapide et la plus simple à implémenter avec </w:t>
      </w:r>
      <w:del w:id="137" w:author="Samuel Galiere" w:date="2020-10-02T15:35:00Z">
        <w:r w:rsidDel="00AB026C">
          <w:delText xml:space="preserve">mon </w:delText>
        </w:r>
      </w:del>
      <w:ins w:id="138" w:author="Samuel Galiere" w:date="2020-10-02T15:35:00Z">
        <w:r w:rsidR="00AB026C">
          <w:t>un</w:t>
        </w:r>
        <w:r w:rsidR="00AB026C">
          <w:t xml:space="preserve"> </w:t>
        </w:r>
      </w:ins>
      <w:r>
        <w:t>écouteur sur le bouton.</w:t>
      </w:r>
      <w:r w:rsidR="00373984">
        <w:t xml:space="preserve"> Par la suite, il </w:t>
      </w:r>
      <w:del w:id="139" w:author="Samuel Galiere" w:date="2020-10-02T15:34:00Z">
        <w:r w:rsidR="00373984" w:rsidDel="00AB026C">
          <w:delText>m’</w:delText>
        </w:r>
      </w:del>
      <w:r w:rsidR="00373984">
        <w:t>a simplement suffi de mapper le retour à la camera Free sur la touche ‘Echap’ du clavier et le tour était joué.</w:t>
      </w:r>
    </w:p>
    <w:p w14:paraId="6833AE3F" w14:textId="24A37D98" w:rsidR="00C66F8B" w:rsidRDefault="00C66F8B" w:rsidP="00DA5963">
      <w:r>
        <w:lastRenderedPageBreak/>
        <w:t xml:space="preserve">Une fois </w:t>
      </w:r>
      <w:del w:id="140" w:author="Samuel Galiere" w:date="2020-10-02T15:29:00Z">
        <w:r w:rsidDel="00AB026C">
          <w:delText xml:space="preserve">ma </w:delText>
        </w:r>
      </w:del>
      <w:ins w:id="141" w:author="Samuel Galiere" w:date="2020-10-02T15:29:00Z">
        <w:r w:rsidR="00AB026C">
          <w:t>la</w:t>
        </w:r>
        <w:r w:rsidR="00AB026C">
          <w:t xml:space="preserve"> </w:t>
        </w:r>
      </w:ins>
      <w:r w:rsidR="00C53CF1">
        <w:t xml:space="preserve">deuxième </w:t>
      </w:r>
      <w:r>
        <w:t xml:space="preserve">caméra créée, il </w:t>
      </w:r>
      <w:del w:id="142" w:author="Samuel Galiere" w:date="2020-10-02T15:30:00Z">
        <w:r w:rsidDel="00AB026C">
          <w:delText xml:space="preserve">me </w:delText>
        </w:r>
      </w:del>
      <w:r>
        <w:t>suffisait de la récupérer pour être en mesure de mettre en place la fonction de recherche.</w:t>
      </w:r>
    </w:p>
    <w:p w14:paraId="21B09003" w14:textId="77777777" w:rsidR="00C66F8B" w:rsidRDefault="00C66F8B" w:rsidP="00DA5963"/>
    <w:p w14:paraId="0D9196DD" w14:textId="77777777" w:rsidR="00C66F8B" w:rsidRDefault="00C66F8B" w:rsidP="00C66F8B">
      <w:pPr>
        <w:pStyle w:val="Titre3"/>
      </w:pPr>
      <w:r>
        <w:t>La fonction de recherche</w:t>
      </w:r>
    </w:p>
    <w:p w14:paraId="2555529C" w14:textId="77777777" w:rsidR="00C66F8B" w:rsidRDefault="00C66F8B" w:rsidP="00C66F8B"/>
    <w:p w14:paraId="554EF899" w14:textId="419044FB" w:rsidR="00B045F0" w:rsidRDefault="00C66F8B" w:rsidP="00DA5963">
      <w:r>
        <w:t>Il est simple dans Babylon de r</w:t>
      </w:r>
      <w:r w:rsidR="00B045F0">
        <w:t>echercher un objet qui a un nom. C</w:t>
      </w:r>
      <w:r>
        <w:t xml:space="preserve">omme </w:t>
      </w:r>
      <w:commentRangeStart w:id="143"/>
      <w:del w:id="144" w:author="Samuel Galiere" w:date="2020-10-02T14:58:00Z">
        <w:r w:rsidDel="002059A0">
          <w:delText xml:space="preserve">montré </w:delText>
        </w:r>
      </w:del>
      <w:commentRangeEnd w:id="143"/>
      <w:ins w:id="145" w:author="Samuel Galiere" w:date="2020-10-02T14:58:00Z">
        <w:r w:rsidR="002059A0">
          <w:t>mentionné</w:t>
        </w:r>
        <w:r w:rsidR="002059A0">
          <w:t xml:space="preserve"> </w:t>
        </w:r>
      </w:ins>
      <w:r w:rsidR="00D21925">
        <w:rPr>
          <w:rStyle w:val="Marquedecommentaire"/>
        </w:rPr>
        <w:commentReference w:id="143"/>
      </w:r>
      <w:r>
        <w:t>plus haut il suffit d’utiliser la méthode « </w:t>
      </w:r>
      <w:proofErr w:type="spellStart"/>
      <w:r>
        <w:t>getMeshByName</w:t>
      </w:r>
      <w:proofErr w:type="spellEnd"/>
      <w:r>
        <w:t>() ». Une fois qu’on a l’objet, on a accès à toutes ses propriétés. De cette façon, on prend la position qui n’est autre qu’un vecteur 3 et on le donne en cible à la caméra</w:t>
      </w:r>
      <w:r w:rsidR="00211D9C">
        <w:t xml:space="preserve"> orbitale</w:t>
      </w:r>
      <w:r w:rsidR="00B045F0">
        <w:t xml:space="preserve"> qui se chargera de faire le focus toute seule</w:t>
      </w:r>
      <w:r>
        <w:t xml:space="preserve">. </w:t>
      </w:r>
      <w:r w:rsidR="00211D9C">
        <w:t xml:space="preserve">Pour la barre de recherche </w:t>
      </w:r>
      <w:del w:id="146" w:author="Samuel Galiere" w:date="2020-10-02T15:23:00Z">
        <w:r w:rsidR="00211D9C" w:rsidDel="00C00357">
          <w:delText>j’ai fait appel au module</w:delText>
        </w:r>
      </w:del>
      <w:ins w:id="147" w:author="Samuel Galiere" w:date="2020-10-02T15:23:00Z">
        <w:r w:rsidR="00C00357">
          <w:t>c’est le module</w:t>
        </w:r>
      </w:ins>
      <w:r w:rsidR="00211D9C">
        <w:t xml:space="preserve"> </w:t>
      </w:r>
      <w:r w:rsidR="00B045F0">
        <w:t>« </w:t>
      </w:r>
      <w:r w:rsidR="00211D9C">
        <w:t>gui</w:t>
      </w:r>
      <w:r w:rsidR="00B045F0">
        <w:t> »</w:t>
      </w:r>
      <w:r w:rsidR="00211D9C">
        <w:t xml:space="preserve"> installé auparavant qui permet d’avoir accès à un « </w:t>
      </w:r>
      <w:proofErr w:type="spellStart"/>
      <w:r w:rsidR="00211D9C">
        <w:t>InputText</w:t>
      </w:r>
      <w:proofErr w:type="spellEnd"/>
      <w:r w:rsidR="00211D9C">
        <w:t> ». Une fois instancié, il n’est pas difficile de faire une fonction capable de prendre le texte que l’on rentre dans la barre de recherche et de le passer à la fonction de recherche d’objet. Un écouteur d’événements sur la touche entrée était de mise pour valider le choix sans passer par un bouton qui aurait pris un peu plus de place dans l’interface.</w:t>
      </w:r>
      <w:r w:rsidR="00B045F0">
        <w:t xml:space="preserve"> Quand on a l’objet, on fait le changement de caméra et le tour joué.</w:t>
      </w:r>
    </w:p>
    <w:p w14:paraId="51A3DBD3" w14:textId="77777777" w:rsidR="00211D9C" w:rsidRDefault="00211D9C" w:rsidP="00DA5963"/>
    <w:p w14:paraId="16350A1E" w14:textId="77777777" w:rsidR="00211D9C" w:rsidRDefault="00211D9C" w:rsidP="00211D9C">
      <w:pPr>
        <w:pStyle w:val="Titre3"/>
      </w:pPr>
      <w:r>
        <w:t>Finalisation et bonus</w:t>
      </w:r>
    </w:p>
    <w:p w14:paraId="0BD1D9EC" w14:textId="77777777" w:rsidR="00211D9C" w:rsidRDefault="00211D9C" w:rsidP="00211D9C"/>
    <w:p w14:paraId="0CA1EEFB" w14:textId="77777777" w:rsidR="00B045F0" w:rsidRDefault="00211D9C" w:rsidP="00211D9C">
      <w:r>
        <w:t>A ce stade, le POC est presque terminé et il ne reste plus que la boîte en mouvement à mettre en place. Pour ce faire, il faut opérer un changement sur le vecteur 3 qui définit la position de la caisse.</w:t>
      </w:r>
      <w:r w:rsidR="002C694C">
        <w:t xml:space="preserve"> La seule petite particularité de ce changement est qu’il doit s’effectué dans la boucle de rendu, afin que la position soit mise à jour à chaque </w:t>
      </w:r>
      <w:r w:rsidR="00B045F0">
        <w:t>image</w:t>
      </w:r>
      <w:r w:rsidR="002C694C">
        <w:t>. En donnant un nom</w:t>
      </w:r>
      <w:r w:rsidR="00B045F0">
        <w:t xml:space="preserve"> à la boîte lors de son instanciation</w:t>
      </w:r>
      <w:r w:rsidR="002C694C">
        <w:t xml:space="preserve">, on s’assure qu’elle puisse faire l’objet d’une recherche. </w:t>
      </w:r>
    </w:p>
    <w:p w14:paraId="3B59C829" w14:textId="26A424E4" w:rsidR="00211D9C" w:rsidRDefault="002C694C" w:rsidP="00211D9C">
      <w:r>
        <w:t xml:space="preserve">Pour le déplacement </w:t>
      </w:r>
      <w:del w:id="148" w:author="Samuel Galiere" w:date="2020-10-02T15:22:00Z">
        <w:r w:rsidDel="00C00357">
          <w:delText>j’ai simplement fai</w:delText>
        </w:r>
        <w:r w:rsidR="00B045F0" w:rsidDel="00C00357">
          <w:delText>t</w:delText>
        </w:r>
        <w:r w:rsidDel="00C00357">
          <w:delText xml:space="preserve"> le choix</w:delText>
        </w:r>
      </w:del>
      <w:ins w:id="149" w:author="Samuel Galiere" w:date="2020-10-02T15:22:00Z">
        <w:r w:rsidR="00C00357">
          <w:t xml:space="preserve">le choix s’est porté sur </w:t>
        </w:r>
      </w:ins>
      <w:del w:id="150" w:author="Samuel Galiere" w:date="2020-10-02T15:23:00Z">
        <w:r w:rsidDel="00C00357">
          <w:delText xml:space="preserve"> d’utiliser </w:delText>
        </w:r>
      </w:del>
      <w:ins w:id="151" w:author="Samuel Galiere" w:date="2020-10-02T15:23:00Z">
        <w:r w:rsidR="00C00357">
          <w:t xml:space="preserve">une utilisation de </w:t>
        </w:r>
      </w:ins>
      <w:r>
        <w:t xml:space="preserve">la fonction cosinus qui permet une oscillation et donc un aller-retour de la caisse. Une fois que tout ceci est en place, tout se fait seul, aucunement besoin de renseigner quoi que ce soit à la caméra. </w:t>
      </w:r>
      <w:r w:rsidR="00B045F0">
        <w:t>Si l</w:t>
      </w:r>
      <w:r>
        <w:t xml:space="preserve">a caisse en mouvement fait l’objet d’une recherche via son nom ou </w:t>
      </w:r>
      <w:r w:rsidR="00B045F0">
        <w:t>si</w:t>
      </w:r>
      <w:r>
        <w:t xml:space="preserve"> l’on clique sur son ID, la caméra suit automatiquement son mouvement. </w:t>
      </w:r>
      <w:r w:rsidR="00484E50">
        <w:t>Par la suite</w:t>
      </w:r>
      <w:ins w:id="152" w:author="Samuel Galiere" w:date="2020-10-02T15:23:00Z">
        <w:r w:rsidR="00C00357">
          <w:t xml:space="preserve">, </w:t>
        </w:r>
      </w:ins>
      <w:del w:id="153" w:author="Samuel Galiere" w:date="2020-10-02T15:23:00Z">
        <w:r w:rsidR="00484E50" w:rsidDel="00C00357">
          <w:delText xml:space="preserve"> j’ai changé </w:delText>
        </w:r>
      </w:del>
      <w:r w:rsidR="00484E50">
        <w:t xml:space="preserve">la caisse volante </w:t>
      </w:r>
      <w:ins w:id="154" w:author="Samuel Galiere" w:date="2020-10-02T15:23:00Z">
        <w:r w:rsidR="00C00357">
          <w:t xml:space="preserve">a été remplacée </w:t>
        </w:r>
      </w:ins>
      <w:r w:rsidR="00484E50">
        <w:t>par un chariot qui transporte cette caisse pour plus de réalisme.</w:t>
      </w:r>
    </w:p>
    <w:p w14:paraId="7E60907A" w14:textId="77777777" w:rsidR="00484E50" w:rsidRDefault="00484E50" w:rsidP="00211D9C"/>
    <w:p w14:paraId="59939261" w14:textId="77777777" w:rsidR="00484E50" w:rsidRDefault="00484E50" w:rsidP="00D26469">
      <w:pPr>
        <w:pStyle w:val="Titre2"/>
      </w:pPr>
      <w:r>
        <w:t>Fin du POC V2 Babylon</w:t>
      </w:r>
      <w:r w:rsidR="00D26469">
        <w:t>.js</w:t>
      </w:r>
    </w:p>
    <w:p w14:paraId="0D636909" w14:textId="77777777" w:rsidR="00484E50" w:rsidRDefault="00484E50" w:rsidP="00484E50"/>
    <w:p w14:paraId="39C130EC" w14:textId="7597EA7D" w:rsidR="00992036" w:rsidDel="00AB026C" w:rsidRDefault="00484E50" w:rsidP="00484E50">
      <w:pPr>
        <w:rPr>
          <w:del w:id="155" w:author="Samuel Galiere" w:date="2020-10-02T15:35:00Z"/>
        </w:rPr>
      </w:pPr>
      <w:r>
        <w:t>Globalement, ce projet de POC version 2 fût assez simple et le plus long à chaque fois était d’aller vérifier quoi faire, quelle notion ut</w:t>
      </w:r>
      <w:r w:rsidR="00B045F0">
        <w:t>iliser dans telle situation</w:t>
      </w:r>
      <w:r>
        <w:t>. Le plus dif</w:t>
      </w:r>
      <w:r w:rsidR="00B045F0">
        <w:t xml:space="preserve">ficile et ce qui </w:t>
      </w:r>
      <w:del w:id="156" w:author="Samuel Galiere" w:date="2020-10-02T15:31:00Z">
        <w:r w:rsidR="00B045F0" w:rsidDel="00AB026C">
          <w:delText xml:space="preserve">me </w:delText>
        </w:r>
      </w:del>
      <w:r w:rsidR="00B045F0">
        <w:t>ralentissait</w:t>
      </w:r>
      <w:r>
        <w:t xml:space="preserve"> le plus</w:t>
      </w:r>
      <w:ins w:id="157" w:author="Samuel Galiere" w:date="2020-10-02T15:31:00Z">
        <w:r w:rsidR="00AB026C">
          <w:t xml:space="preserve"> l’avancée du développement,</w:t>
        </w:r>
      </w:ins>
      <w:r>
        <w:t xml:space="preserve"> était de ne pas connaître le monde de la 3D mais surtout de ne pas connaître le Framework. </w:t>
      </w:r>
      <w:del w:id="158" w:author="Samuel Galiere" w:date="2020-10-02T14:58:00Z">
        <w:r w:rsidDel="002059A0">
          <w:delText xml:space="preserve">Une fois la compétence acquise, une fois que j’étais en connaissance de la démarche à suivre, coder et mettre en place ce que je venais de voir n’était vraiment pas </w:delText>
        </w:r>
        <w:r w:rsidR="00B045F0" w:rsidDel="002059A0">
          <w:delText>dur</w:delText>
        </w:r>
        <w:r w:rsidDel="002059A0">
          <w:delText xml:space="preserve">. </w:delText>
        </w:r>
      </w:del>
      <w:r>
        <w:t xml:space="preserve">On sent la volonté de faire du monde complexe de la 3D, quelque chose de simple à appréhender. On n’a globalement pas à se soucier de grand-chose </w:t>
      </w:r>
      <w:r w:rsidR="00B045F0">
        <w:t xml:space="preserve">de très « 3D » </w:t>
      </w:r>
      <w:r>
        <w:t xml:space="preserve">sur ce genre de projet et chaque fois qu’une question </w:t>
      </w:r>
      <w:del w:id="159" w:author="Samuel Galiere" w:date="2020-10-02T15:34:00Z">
        <w:r w:rsidDel="00AB026C">
          <w:delText>m’</w:delText>
        </w:r>
      </w:del>
      <w:r>
        <w:t>est venue, non seulement les forums ou la documentation bien fournie y répondaient, mais en plus</w:t>
      </w:r>
      <w:r w:rsidR="00992036">
        <w:t>, un grand nombre</w:t>
      </w:r>
      <w:r>
        <w:t xml:space="preserve"> de questionnements sont souvent adressés très simplement et par des commandes, propriétés déjà prêtes. </w:t>
      </w:r>
      <w:r w:rsidR="00992036">
        <w:t>On sent la volonté d’affranchir le développeur des questionnements relatifs à la 3D pour laisser ce dernier se concentrer sur la partie fonctionnelle et sur ce qu’il a vraiment à faire : mettre en place sa scène, son jeu, sa démonstration, etc.</w:t>
      </w:r>
    </w:p>
    <w:p w14:paraId="437E9F7B" w14:textId="77777777" w:rsidR="00992036" w:rsidRDefault="00992036" w:rsidP="00484E50"/>
    <w:p w14:paraId="6BB9120A" w14:textId="2B2BF92D" w:rsidR="00992036" w:rsidRDefault="00992036" w:rsidP="00992036">
      <w:pPr>
        <w:pStyle w:val="Titre3"/>
      </w:pPr>
      <w:commentRangeStart w:id="160"/>
      <w:del w:id="161" w:author="Samuel Galiere" w:date="2020-10-02T14:58:00Z">
        <w:r w:rsidDel="002059A0">
          <w:lastRenderedPageBreak/>
          <w:delText>Ce que j’</w:delText>
        </w:r>
        <w:r w:rsidR="009D7E54" w:rsidDel="002059A0">
          <w:delText>ai aimé</w:delText>
        </w:r>
        <w:commentRangeEnd w:id="160"/>
        <w:r w:rsidR="00D21925" w:rsidDel="002059A0">
          <w:rPr>
            <w:rStyle w:val="Marquedecommentaire"/>
            <w:rFonts w:asciiTheme="minorHAnsi" w:eastAsiaTheme="minorHAnsi" w:hAnsiTheme="minorHAnsi" w:cstheme="minorBidi"/>
            <w:color w:val="auto"/>
          </w:rPr>
          <w:commentReference w:id="160"/>
        </w:r>
      </w:del>
      <w:ins w:id="162" w:author="Samuel Galiere" w:date="2020-10-02T14:58:00Z">
        <w:r w:rsidR="002059A0">
          <w:t>Les points forts</w:t>
        </w:r>
      </w:ins>
    </w:p>
    <w:p w14:paraId="35F5FA1A" w14:textId="77777777" w:rsidR="00992036" w:rsidRPr="00992036" w:rsidRDefault="00992036" w:rsidP="00992036"/>
    <w:p w14:paraId="388883A6" w14:textId="77777777" w:rsidR="00992036" w:rsidRDefault="00992036" w:rsidP="00992036">
      <w:pPr>
        <w:pStyle w:val="Paragraphedeliste"/>
        <w:numPr>
          <w:ilvl w:val="0"/>
          <w:numId w:val="1"/>
        </w:numPr>
      </w:pPr>
      <w:r>
        <w:t>La simplicité de ses commandes et de sa syntaxe</w:t>
      </w:r>
    </w:p>
    <w:p w14:paraId="682F46BA" w14:textId="68440C3E" w:rsidR="00992036" w:rsidRDefault="00992036" w:rsidP="00992036">
      <w:pPr>
        <w:pStyle w:val="Paragraphedeliste"/>
        <w:numPr>
          <w:ilvl w:val="0"/>
          <w:numId w:val="1"/>
        </w:numPr>
      </w:pPr>
      <w:commentRangeStart w:id="163"/>
      <w:del w:id="164" w:author="Samuel Galiere" w:date="2020-10-02T14:59:00Z">
        <w:r w:rsidDel="002059A0">
          <w:delText xml:space="preserve">Le fait que </w:delText>
        </w:r>
        <w:commentRangeEnd w:id="163"/>
        <w:r w:rsidR="00B51328" w:rsidDel="002059A0">
          <w:rPr>
            <w:rStyle w:val="Marquedecommentaire"/>
          </w:rPr>
          <w:commentReference w:id="163"/>
        </w:r>
        <w:r w:rsidDel="002059A0">
          <w:delText>des</w:delText>
        </w:r>
      </w:del>
      <w:ins w:id="165" w:author="Samuel Galiere" w:date="2020-10-02T14:59:00Z">
        <w:r w:rsidR="002059A0">
          <w:t>Des</w:t>
        </w:r>
      </w:ins>
      <w:r>
        <w:t xml:space="preserve"> problèmes complexes </w:t>
      </w:r>
      <w:del w:id="166" w:author="Samuel Galiere" w:date="2020-10-02T14:59:00Z">
        <w:r w:rsidDel="002059A0">
          <w:delText xml:space="preserve">soit </w:delText>
        </w:r>
      </w:del>
      <w:ins w:id="167" w:author="Samuel Galiere" w:date="2020-10-02T14:59:00Z">
        <w:r w:rsidR="002059A0">
          <w:t>sont</w:t>
        </w:r>
        <w:r w:rsidR="002059A0">
          <w:t xml:space="preserve"> </w:t>
        </w:r>
      </w:ins>
      <w:r>
        <w:t>souvent adressés par de simple paramètres ou fonctions prêtes à l’emploi</w:t>
      </w:r>
    </w:p>
    <w:p w14:paraId="78B93C16" w14:textId="77777777" w:rsidR="00992036" w:rsidRDefault="00992036" w:rsidP="00992036">
      <w:pPr>
        <w:pStyle w:val="Paragraphedeliste"/>
        <w:numPr>
          <w:ilvl w:val="0"/>
          <w:numId w:val="1"/>
        </w:numPr>
      </w:pPr>
      <w:r>
        <w:t>La communauté active et chaleureuse, toujours prête à aider</w:t>
      </w:r>
    </w:p>
    <w:p w14:paraId="7543151F" w14:textId="77777777" w:rsidR="00992036" w:rsidRDefault="00992036" w:rsidP="00992036">
      <w:pPr>
        <w:pStyle w:val="Paragraphedeliste"/>
        <w:numPr>
          <w:ilvl w:val="0"/>
          <w:numId w:val="1"/>
        </w:numPr>
      </w:pPr>
      <w:r>
        <w:t>La documentation en deux parties : une partie tuto/explicite et une partie purement technique avec l’ensemble des propriétés, méthodes relative à chaque élément</w:t>
      </w:r>
    </w:p>
    <w:p w14:paraId="298E2D4A" w14:textId="77777777" w:rsidR="00992036" w:rsidRDefault="00992036" w:rsidP="00992036">
      <w:pPr>
        <w:pStyle w:val="Paragraphedeliste"/>
        <w:numPr>
          <w:ilvl w:val="0"/>
          <w:numId w:val="1"/>
        </w:numPr>
      </w:pPr>
      <w:r>
        <w:t>Les forums bien fournis pleins de conseils pratiques</w:t>
      </w:r>
    </w:p>
    <w:p w14:paraId="4E6C406E" w14:textId="77777777" w:rsidR="00992036" w:rsidRDefault="00992036" w:rsidP="00992036">
      <w:pPr>
        <w:pStyle w:val="Paragraphedeliste"/>
        <w:numPr>
          <w:ilvl w:val="0"/>
          <w:numId w:val="1"/>
        </w:numPr>
      </w:pPr>
      <w:r>
        <w:t>Un code relativement compact</w:t>
      </w:r>
    </w:p>
    <w:p w14:paraId="29F09FEB" w14:textId="77777777" w:rsidR="00992036" w:rsidRDefault="00992036" w:rsidP="00992036">
      <w:pPr>
        <w:pStyle w:val="Paragraphedeliste"/>
        <w:numPr>
          <w:ilvl w:val="0"/>
          <w:numId w:val="1"/>
        </w:numPr>
      </w:pPr>
      <w:r>
        <w:t>Des chargements dans les formats standards de 3D simples et efficaces</w:t>
      </w:r>
    </w:p>
    <w:p w14:paraId="0F33B9B0" w14:textId="77777777" w:rsidR="00992036" w:rsidRDefault="00992036" w:rsidP="009D7E54"/>
    <w:p w14:paraId="4E675B12" w14:textId="0ECE6A97" w:rsidR="009D7E54" w:rsidRDefault="009D7E54" w:rsidP="009D7E54">
      <w:pPr>
        <w:pStyle w:val="Titre3"/>
      </w:pPr>
      <w:commentRangeStart w:id="168"/>
      <w:del w:id="169" w:author="Samuel Galiere" w:date="2020-10-02T14:59:00Z">
        <w:r w:rsidDel="002059A0">
          <w:delText>Ce que j’ai moins aimé, ce qui m’a pris du temps</w:delText>
        </w:r>
        <w:commentRangeEnd w:id="168"/>
        <w:r w:rsidR="00D21925" w:rsidDel="002059A0">
          <w:rPr>
            <w:rStyle w:val="Marquedecommentaire"/>
            <w:rFonts w:asciiTheme="minorHAnsi" w:eastAsiaTheme="minorHAnsi" w:hAnsiTheme="minorHAnsi" w:cstheme="minorBidi"/>
            <w:color w:val="auto"/>
          </w:rPr>
          <w:commentReference w:id="168"/>
        </w:r>
      </w:del>
      <w:ins w:id="170" w:author="Samuel Galiere" w:date="2020-10-02T14:59:00Z">
        <w:r w:rsidR="002059A0">
          <w:t>Les points faibles</w:t>
        </w:r>
      </w:ins>
    </w:p>
    <w:p w14:paraId="6E1D9BFA" w14:textId="77777777" w:rsidR="009D7E54" w:rsidRDefault="009D7E54" w:rsidP="009D7E54"/>
    <w:p w14:paraId="00F5A8E1" w14:textId="77777777" w:rsidR="009D7E54" w:rsidRDefault="009D7E54" w:rsidP="009D7E54">
      <w:pPr>
        <w:pStyle w:val="Paragraphedeliste"/>
        <w:numPr>
          <w:ilvl w:val="0"/>
          <w:numId w:val="1"/>
        </w:numPr>
      </w:pPr>
      <w:r>
        <w:t>L’acclimatation avec la 3D est toujours un peu déroutante au départ</w:t>
      </w:r>
      <w:r w:rsidR="0081008A">
        <w:t xml:space="preserve"> (pas forcé</w:t>
      </w:r>
      <w:r>
        <w:t xml:space="preserve">ment </w:t>
      </w:r>
      <w:r w:rsidR="00D26469">
        <w:t>lié à Babylon.js</w:t>
      </w:r>
      <w:r>
        <w:t>)</w:t>
      </w:r>
    </w:p>
    <w:p w14:paraId="6B5C784F" w14:textId="77777777" w:rsidR="009D7E54" w:rsidRDefault="0081008A" w:rsidP="009D7E54">
      <w:pPr>
        <w:pStyle w:val="Paragraphedeliste"/>
        <w:numPr>
          <w:ilvl w:val="0"/>
          <w:numId w:val="1"/>
        </w:numPr>
      </w:pPr>
      <w:r>
        <w:t>La variable utilisée dans le loader n’est pas utilisable par la suite en dehors de la fonction pour continuer de paramétrer l’objet</w:t>
      </w:r>
      <w:r w:rsidR="00DE72DD">
        <w:t>, et ce même si elle est déclarée avant.</w:t>
      </w:r>
    </w:p>
    <w:p w14:paraId="55804DDC" w14:textId="27855964" w:rsidR="009D7E54" w:rsidDel="00C00357" w:rsidRDefault="00FB5C1E" w:rsidP="00C00357">
      <w:pPr>
        <w:pStyle w:val="Paragraphedeliste"/>
        <w:rPr>
          <w:del w:id="171" w:author="Samuel Galiere" w:date="2020-10-02T15:24:00Z"/>
        </w:rPr>
        <w:pPrChange w:id="172" w:author="Samuel Galiere" w:date="2020-10-02T15:24:00Z">
          <w:pPr>
            <w:pStyle w:val="Paragraphedeliste"/>
            <w:numPr>
              <w:numId w:val="1"/>
            </w:numPr>
            <w:ind w:hanging="360"/>
          </w:pPr>
        </w:pPrChange>
      </w:pPr>
      <w:del w:id="173" w:author="Samuel Galiere" w:date="2020-10-02T15:24:00Z">
        <w:r w:rsidDel="00C00357">
          <w:delText xml:space="preserve">La génération aléatoire des boîtes que j’essayais de faire avec le Framework au départ avant de me lancer sur un algorithme. </w:delText>
        </w:r>
      </w:del>
    </w:p>
    <w:p w14:paraId="3637CA2A" w14:textId="77777777" w:rsidR="00FB5C1E" w:rsidRDefault="00FB5C1E" w:rsidP="00FB5C1E">
      <w:pPr>
        <w:pStyle w:val="Paragraphedeliste"/>
        <w:numPr>
          <w:ilvl w:val="0"/>
          <w:numId w:val="1"/>
        </w:numPr>
      </w:pPr>
      <w:r>
        <w:t>Le positionnement des caisses sur les étagères qui demande de faire du pas à pas pour faire en sorte que cela rende bien</w:t>
      </w:r>
    </w:p>
    <w:p w14:paraId="15536D8D" w14:textId="77777777" w:rsidR="00B045F0" w:rsidRDefault="00B045F0" w:rsidP="00FB5C1E">
      <w:pPr>
        <w:pStyle w:val="Paragraphedeliste"/>
        <w:numPr>
          <w:ilvl w:val="0"/>
          <w:numId w:val="1"/>
        </w:numPr>
      </w:pPr>
      <w:r>
        <w:t>Uniquement trois loaders, ce qui est peu, même s’ils fournissent de quoi exporter le reste des fichiers dans leur format</w:t>
      </w:r>
    </w:p>
    <w:p w14:paraId="3C9E67DB" w14:textId="77777777" w:rsidR="00FB5C1E" w:rsidRDefault="00FB5C1E" w:rsidP="00FB5C1E"/>
    <w:p w14:paraId="240307CA" w14:textId="1046F409" w:rsidR="00FB5C1E" w:rsidDel="002059A0" w:rsidRDefault="00FB5C1E" w:rsidP="00FB5C1E">
      <w:pPr>
        <w:rPr>
          <w:del w:id="174" w:author="Samuel Galiere" w:date="2020-10-02T14:59:00Z"/>
        </w:rPr>
      </w:pPr>
      <w:commentRangeStart w:id="175"/>
      <w:del w:id="176" w:author="Samuel Galiere" w:date="2020-10-02T14:59:00Z">
        <w:r w:rsidDel="002059A0">
          <w:delText>Globalement, cette expérience avec Babylon</w:delText>
        </w:r>
        <w:r w:rsidR="00D26469" w:rsidDel="002059A0">
          <w:delText>.js</w:delText>
        </w:r>
        <w:r w:rsidDel="002059A0">
          <w:delText xml:space="preserve"> a été plus que positive. En effet, les seules difficultés que j’ai rencontrées étaient souvent liées à mon manque d’expérience ou à des choses inévitablement longues, quelle que soit l’approche, telle que la mise à l’échelle de tous les modèles</w:delText>
        </w:r>
        <w:r w:rsidR="00B045F0" w:rsidDel="002059A0">
          <w:delText xml:space="preserve">, </w:delText>
        </w:r>
        <w:r w:rsidR="00064AFE" w:rsidDel="002059A0">
          <w:delText>les positionnements</w:delText>
        </w:r>
        <w:r w:rsidR="00B045F0" w:rsidDel="002059A0">
          <w:delText>, etc</w:delText>
        </w:r>
        <w:r w:rsidDel="002059A0">
          <w:delText>.</w:delText>
        </w:r>
      </w:del>
    </w:p>
    <w:p w14:paraId="234E91F2" w14:textId="311C4F48" w:rsidR="00FB5C1E" w:rsidRDefault="00FB5C1E" w:rsidP="00FB5C1E">
      <w:del w:id="177" w:author="Samuel Galiere" w:date="2020-10-02T14:59:00Z">
        <w:r w:rsidDel="002059A0">
          <w:delText>Vraiment une très bonne expérience que de découvrir ce Framework au travers d’un sujet si intéressant.</w:delText>
        </w:r>
        <w:commentRangeEnd w:id="175"/>
        <w:r w:rsidR="00B51328" w:rsidDel="002059A0">
          <w:rPr>
            <w:rStyle w:val="Marquedecommentaire"/>
          </w:rPr>
          <w:commentReference w:id="175"/>
        </w:r>
      </w:del>
      <w:proofErr w:type="spellStart"/>
      <w:ins w:id="178" w:author="Samuel Galiere" w:date="2020-10-02T14:59:00Z">
        <w:r w:rsidR="002059A0">
          <w:t>BabylonJS</w:t>
        </w:r>
        <w:proofErr w:type="spellEnd"/>
        <w:r w:rsidR="002059A0">
          <w:t xml:space="preserve"> est un </w:t>
        </w:r>
        <w:proofErr w:type="spellStart"/>
        <w:r w:rsidR="002059A0">
          <w:t>framework</w:t>
        </w:r>
        <w:proofErr w:type="spellEnd"/>
        <w:r w:rsidR="002059A0">
          <w:t xml:space="preserve"> facile à prendre en main et ce m</w:t>
        </w:r>
      </w:ins>
      <w:ins w:id="179" w:author="Samuel Galiere" w:date="2020-10-02T15:00:00Z">
        <w:r w:rsidR="002059A0">
          <w:t xml:space="preserve">ême pour un débutant (JavaScript ou 3D) et il offre une très bonne expérience sur le sujet. Il oriente véritablement le développement sur une approche fonctionnelle du projet avec très peu de </w:t>
        </w:r>
      </w:ins>
      <w:ins w:id="180" w:author="Samuel Galiere" w:date="2020-10-02T15:01:00Z">
        <w:r w:rsidR="002059A0">
          <w:t>technique pure.</w:t>
        </w:r>
      </w:ins>
    </w:p>
    <w:p w14:paraId="1841C848" w14:textId="77777777" w:rsidR="00FB5C1E" w:rsidRDefault="00FB5C1E" w:rsidP="00FB5C1E"/>
    <w:p w14:paraId="2EAD440E" w14:textId="77777777" w:rsidR="00FB5C1E" w:rsidRDefault="00FB5C1E" w:rsidP="00FB5C1E"/>
    <w:p w14:paraId="48189504" w14:textId="77777777" w:rsidR="00FB5C1E" w:rsidRDefault="00FB5C1E" w:rsidP="00FB5C1E"/>
    <w:p w14:paraId="7219A2AD" w14:textId="0E851F56" w:rsidR="00FB5C1E" w:rsidRDefault="00FB5C1E" w:rsidP="00FB5C1E">
      <w:pPr>
        <w:rPr>
          <w:ins w:id="181" w:author="Samuel Galiere" w:date="2020-10-02T15:07:00Z"/>
        </w:rPr>
      </w:pPr>
    </w:p>
    <w:p w14:paraId="240FEF00" w14:textId="125094CA" w:rsidR="00F664AD" w:rsidRDefault="00F664AD" w:rsidP="00FB5C1E">
      <w:pPr>
        <w:rPr>
          <w:ins w:id="182" w:author="Samuel Galiere" w:date="2020-10-02T15:07:00Z"/>
        </w:rPr>
      </w:pPr>
    </w:p>
    <w:p w14:paraId="3868CF4B" w14:textId="27E535C8" w:rsidR="00F664AD" w:rsidRDefault="00F664AD" w:rsidP="00FB5C1E">
      <w:pPr>
        <w:rPr>
          <w:ins w:id="183" w:author="Samuel Galiere" w:date="2020-10-02T15:07:00Z"/>
        </w:rPr>
      </w:pPr>
    </w:p>
    <w:p w14:paraId="1F4D02B7" w14:textId="686DDDC7" w:rsidR="00F664AD" w:rsidRDefault="00F664AD" w:rsidP="00FB5C1E">
      <w:pPr>
        <w:rPr>
          <w:ins w:id="184" w:author="Samuel Galiere" w:date="2020-10-02T15:07:00Z"/>
        </w:rPr>
      </w:pPr>
    </w:p>
    <w:p w14:paraId="59E1F714" w14:textId="4CD0A7A9" w:rsidR="00F664AD" w:rsidRDefault="00F664AD" w:rsidP="00FB5C1E">
      <w:pPr>
        <w:rPr>
          <w:ins w:id="185" w:author="Samuel Galiere" w:date="2020-10-02T15:07:00Z"/>
        </w:rPr>
      </w:pPr>
    </w:p>
    <w:p w14:paraId="7BBCDFB9" w14:textId="72676558" w:rsidR="00F664AD" w:rsidRDefault="00F664AD" w:rsidP="00FB5C1E">
      <w:pPr>
        <w:rPr>
          <w:ins w:id="186" w:author="Samuel Galiere" w:date="2020-10-02T15:35:00Z"/>
        </w:rPr>
      </w:pPr>
    </w:p>
    <w:p w14:paraId="03A7D3B0" w14:textId="2C4E6F54" w:rsidR="00AB026C" w:rsidRDefault="00AB026C" w:rsidP="00FB5C1E">
      <w:pPr>
        <w:rPr>
          <w:ins w:id="187" w:author="Samuel Galiere" w:date="2020-10-02T15:35:00Z"/>
        </w:rPr>
      </w:pPr>
    </w:p>
    <w:p w14:paraId="5811AA8D" w14:textId="77777777" w:rsidR="00AB026C" w:rsidRDefault="00AB026C" w:rsidP="00FB5C1E"/>
    <w:p w14:paraId="5C82BA16" w14:textId="77777777" w:rsidR="00FB5C1E" w:rsidRDefault="00FB5C1E" w:rsidP="00D26469">
      <w:pPr>
        <w:pStyle w:val="Titre1"/>
      </w:pPr>
      <w:r>
        <w:lastRenderedPageBreak/>
        <w:t>Three</w:t>
      </w:r>
      <w:r w:rsidR="00D26469">
        <w:t>.js</w:t>
      </w:r>
    </w:p>
    <w:p w14:paraId="1E29C5EC" w14:textId="77777777" w:rsidR="00FB5C1E" w:rsidRDefault="00FB5C1E" w:rsidP="00FB5C1E"/>
    <w:p w14:paraId="439A9FBD" w14:textId="77777777" w:rsidR="00FB5C1E" w:rsidRDefault="00FB5C1E" w:rsidP="00FB5C1E">
      <w:pPr>
        <w:pStyle w:val="Titre2"/>
      </w:pPr>
      <w:r>
        <w:t>Mise en place du projet</w:t>
      </w:r>
    </w:p>
    <w:p w14:paraId="1DEEE78F" w14:textId="77777777" w:rsidR="00FB5C1E" w:rsidRDefault="00FB5C1E" w:rsidP="00FB5C1E"/>
    <w:p w14:paraId="713620E1" w14:textId="77777777" w:rsidR="00FB5C1E" w:rsidRDefault="00FB5C1E" w:rsidP="00FB5C1E">
      <w:r>
        <w:t>Contraireme</w:t>
      </w:r>
      <w:r w:rsidR="00D26469">
        <w:t xml:space="preserve">nt à Babylon.js </w:t>
      </w:r>
      <w:r>
        <w:t>qui conseille l’</w:t>
      </w:r>
      <w:r w:rsidR="00D26469">
        <w:t xml:space="preserve">utilisation de Node.js, Three.js </w:t>
      </w:r>
      <w:r>
        <w:t>préconise un serveur Web pour faire tourner les projets. Bien qu’ils aient des modules pour Node.js, il faut noter qu’il est appréciable qu’ils montrent la démarche à suivre pour aller vers une alternative complète à Node.js. Bien que pratique,</w:t>
      </w:r>
      <w:r w:rsidR="003F7EB7">
        <w:t xml:space="preserve"> rapide et complet</w:t>
      </w:r>
      <w:r>
        <w:t xml:space="preserve"> Node reste parfois un obstacle au développement à plusieurs, ou à l’intégration du projet sur un serveur de production qui embarque une autre technologie.</w:t>
      </w:r>
    </w:p>
    <w:p w14:paraId="44983FF7" w14:textId="77777777" w:rsidR="003F7EB7" w:rsidRDefault="003F7EB7" w:rsidP="00FB5C1E">
      <w:r>
        <w:t xml:space="preserve">Pour ce projet c’est le serveur Web </w:t>
      </w:r>
      <w:proofErr w:type="spellStart"/>
      <w:r>
        <w:t>Jetty</w:t>
      </w:r>
      <w:proofErr w:type="spellEnd"/>
      <w:r>
        <w:t xml:space="preserve"> qui a fait tourner le POC. Léger et rapide, </w:t>
      </w:r>
      <w:proofErr w:type="spellStart"/>
      <w:r>
        <w:t>Jetty</w:t>
      </w:r>
      <w:proofErr w:type="spellEnd"/>
      <w:r>
        <w:t xml:space="preserve"> n’est pas très contraignant, il permet même via un fichier xml, de déployer une application qui n’est pas présente dans son dossier </w:t>
      </w:r>
      <w:proofErr w:type="spellStart"/>
      <w:r>
        <w:t>webapps</w:t>
      </w:r>
      <w:proofErr w:type="spellEnd"/>
      <w:r>
        <w:t>. En revanche, à chaque changement au niveau du code, il faut vider le cache du serveur, sans quoi ce dernier ne met pas la page à jour.</w:t>
      </w:r>
    </w:p>
    <w:p w14:paraId="1FDAB3AF" w14:textId="77777777" w:rsidR="003F7EB7" w:rsidRDefault="003F7EB7" w:rsidP="00FB5C1E">
      <w:r>
        <w:t>Le res</w:t>
      </w:r>
      <w:r w:rsidR="00D26469">
        <w:t>te ressemble beaucoup à Babylon.js</w:t>
      </w:r>
      <w:r>
        <w:t>, pas besoin de stru</w:t>
      </w:r>
      <w:r w:rsidR="00057BB7">
        <w:t>cture particulière, simplement</w:t>
      </w:r>
      <w:r>
        <w:t xml:space="preserve"> </w:t>
      </w:r>
      <w:r w:rsidR="00057BB7">
        <w:t>de télécharger</w:t>
      </w:r>
      <w:r>
        <w:t xml:space="preserve"> manuel</w:t>
      </w:r>
      <w:r w:rsidR="00057BB7">
        <w:t>lement</w:t>
      </w:r>
      <w:r>
        <w:t xml:space="preserve"> la bibliothèque afin d’être en mesure de l’utiliser dans le code. </w:t>
      </w:r>
    </w:p>
    <w:p w14:paraId="242C08F5" w14:textId="77777777" w:rsidR="00123DA4" w:rsidRDefault="00123DA4" w:rsidP="00FB5C1E">
      <w:r>
        <w:t xml:space="preserve">Le principe est toujours le même, un fichier index.html avec un </w:t>
      </w:r>
      <w:proofErr w:type="spellStart"/>
      <w:r>
        <w:t>canvas</w:t>
      </w:r>
      <w:proofErr w:type="spellEnd"/>
      <w:r>
        <w:t xml:space="preserve"> pour héberger </w:t>
      </w:r>
      <w:r w:rsidR="00B045F0">
        <w:t>le rendu, puis du JavaScript.</w:t>
      </w:r>
    </w:p>
    <w:p w14:paraId="48606450" w14:textId="77777777" w:rsidR="00123DA4" w:rsidRDefault="00123DA4" w:rsidP="00FB5C1E"/>
    <w:p w14:paraId="34F52B94" w14:textId="77777777" w:rsidR="00123DA4" w:rsidRDefault="00123DA4" w:rsidP="00123DA4">
      <w:pPr>
        <w:pStyle w:val="Titre2"/>
      </w:pPr>
      <w:r>
        <w:t>La mise en place de la scène</w:t>
      </w:r>
    </w:p>
    <w:p w14:paraId="3C95906D" w14:textId="77777777" w:rsidR="00123DA4" w:rsidRDefault="00123DA4" w:rsidP="00123DA4"/>
    <w:p w14:paraId="50D28043" w14:textId="589912DE" w:rsidR="00123DA4" w:rsidRDefault="00123DA4" w:rsidP="00123DA4">
      <w:r>
        <w:t>La mise en place d’une scène avec Three</w:t>
      </w:r>
      <w:r w:rsidR="00D26469">
        <w:t>.js</w:t>
      </w:r>
      <w:r>
        <w:t xml:space="preserve"> e</w:t>
      </w:r>
      <w:r w:rsidR="00D26469">
        <w:t>st semblable à celle de Babylon.js</w:t>
      </w:r>
      <w:r>
        <w:t xml:space="preserve">. </w:t>
      </w:r>
      <w:proofErr w:type="spellStart"/>
      <w:r>
        <w:t>On</w:t>
      </w:r>
      <w:proofErr w:type="spellEnd"/>
      <w:r>
        <w:t xml:space="preserve"> cré</w:t>
      </w:r>
      <w:ins w:id="188" w:author="Samuel Galiere" w:date="2020-10-02T15:25:00Z">
        <w:r w:rsidR="00C00357">
          <w:t>é</w:t>
        </w:r>
      </w:ins>
      <w:del w:id="189" w:author="Samuel Galiere" w:date="2020-10-02T15:25:00Z">
        <w:r w:rsidDel="00C00357">
          <w:delText>er</w:delText>
        </w:r>
      </w:del>
      <w:r>
        <w:t xml:space="preserve"> une scène, une lumière, une caméra</w:t>
      </w:r>
      <w:r w:rsidR="00E83EC8">
        <w:t xml:space="preserve"> (on remarque un choix moins grand de caméras pour Three.js)</w:t>
      </w:r>
      <w:r>
        <w:t>, on instancie un moteur de rendu et le tout dans une boucle qui va afficher toutes les images suivant le taux de rafraîchissement possible.</w:t>
      </w:r>
      <w:r w:rsidR="004A4C96">
        <w:t xml:space="preserve"> Three</w:t>
      </w:r>
      <w:r w:rsidR="00D26469">
        <w:t>.js</w:t>
      </w:r>
      <w:r w:rsidR="004A4C96">
        <w:t xml:space="preserve"> a une syntaxe assez simple et vraiment similaire à Babylon</w:t>
      </w:r>
      <w:ins w:id="190" w:author="Samuel Galiere" w:date="2020-10-02T15:07:00Z">
        <w:r w:rsidR="00F664AD">
          <w:t xml:space="preserve">. </w:t>
        </w:r>
      </w:ins>
      <w:del w:id="191" w:author="Samuel Galiere" w:date="2020-10-02T15:07:00Z">
        <w:r w:rsidR="004A4C96" w:rsidDel="00F664AD">
          <w:delText xml:space="preserve"> donc je n’étais pas perdu. </w:delText>
        </w:r>
      </w:del>
      <w:r w:rsidR="004A4C96">
        <w:t xml:space="preserve">Pas de noms trop compliqués ni de principes coriaces, là aussi la simplicité est de mise. </w:t>
      </w:r>
      <w:del w:id="192" w:author="Samuel Galiere" w:date="2020-10-02T15:26:00Z">
        <w:r w:rsidR="004A4C96" w:rsidDel="00C00357">
          <w:delText>Ainsi pendant quelques heures</w:delText>
        </w:r>
      </w:del>
      <w:del w:id="193" w:author="Samuel Galiere" w:date="2020-10-02T15:25:00Z">
        <w:r w:rsidR="004A4C96" w:rsidDel="00C00357">
          <w:delText xml:space="preserve"> </w:delText>
        </w:r>
      </w:del>
      <w:del w:id="194" w:author="Samuel Galiere" w:date="2020-10-02T15:24:00Z">
        <w:r w:rsidR="004A4C96" w:rsidDel="00C00357">
          <w:delText>j’ai joué</w:delText>
        </w:r>
      </w:del>
      <w:del w:id="195" w:author="Samuel Galiere" w:date="2020-10-02T15:25:00Z">
        <w:r w:rsidR="004A4C96" w:rsidDel="00C00357">
          <w:delText xml:space="preserve"> avec les</w:delText>
        </w:r>
      </w:del>
      <w:del w:id="196" w:author="Samuel Galiere" w:date="2020-10-02T15:26:00Z">
        <w:r w:rsidR="004A4C96" w:rsidDel="00C00357">
          <w:delText xml:space="preserve"> fonctionnalités de bases afin de me faire la main sur le Framework avant de passer au codage.</w:delText>
        </w:r>
      </w:del>
    </w:p>
    <w:p w14:paraId="368F5BF0" w14:textId="5BA9DA61" w:rsidR="004A4C96" w:rsidRDefault="004A4C96" w:rsidP="00123DA4">
      <w:del w:id="197" w:author="Samuel Galiere" w:date="2020-10-02T15:26:00Z">
        <w:r w:rsidDel="00C00357">
          <w:delText>En parallèle j’ai</w:delText>
        </w:r>
      </w:del>
      <w:ins w:id="198" w:author="Samuel Galiere" w:date="2020-10-02T15:26:00Z">
        <w:r w:rsidR="00C00357">
          <w:t xml:space="preserve">En parallèle avec les quelques heures de familiarisation avec le </w:t>
        </w:r>
        <w:proofErr w:type="spellStart"/>
        <w:r w:rsidR="00C00357">
          <w:t>framework</w:t>
        </w:r>
        <w:proofErr w:type="spellEnd"/>
        <w:r w:rsidR="00C00357">
          <w:t xml:space="preserve">, il y a eu la </w:t>
        </w:r>
      </w:ins>
      <w:del w:id="199" w:author="Samuel Galiere" w:date="2020-10-02T15:26:00Z">
        <w:r w:rsidDel="00C00357">
          <w:delText xml:space="preserve"> </w:delText>
        </w:r>
      </w:del>
      <w:r>
        <w:t>mis</w:t>
      </w:r>
      <w:ins w:id="200" w:author="Samuel Galiere" w:date="2020-10-02T15:26:00Z">
        <w:r w:rsidR="00C00357">
          <w:t xml:space="preserve">e </w:t>
        </w:r>
      </w:ins>
      <w:del w:id="201" w:author="Samuel Galiere" w:date="2020-10-02T15:26:00Z">
        <w:r w:rsidDel="00C00357">
          <w:delText xml:space="preserve"> </w:delText>
        </w:r>
      </w:del>
      <w:r>
        <w:t xml:space="preserve">au point </w:t>
      </w:r>
      <w:del w:id="202" w:author="Samuel Galiere" w:date="2020-10-02T15:26:00Z">
        <w:r w:rsidDel="00C00357">
          <w:delText xml:space="preserve">le </w:delText>
        </w:r>
      </w:del>
      <w:ins w:id="203" w:author="Samuel Galiere" w:date="2020-10-02T15:26:00Z">
        <w:r w:rsidR="00C00357">
          <w:t>du</w:t>
        </w:r>
        <w:r w:rsidR="00C00357">
          <w:t xml:space="preserve"> </w:t>
        </w:r>
      </w:ins>
      <w:r>
        <w:t>modèle de données q</w:t>
      </w:r>
      <w:r w:rsidR="00D26469">
        <w:t>ui viendra se câbler sur Three.js</w:t>
      </w:r>
      <w:r>
        <w:t xml:space="preserve"> via des fonctions ou classes passerelles. </w:t>
      </w:r>
    </w:p>
    <w:p w14:paraId="34C6D89C" w14:textId="7FD0856F" w:rsidR="004A4C96" w:rsidRDefault="004A4C96" w:rsidP="00123DA4">
      <w:del w:id="204" w:author="Samuel Galiere" w:date="2020-10-02T15:08:00Z">
        <w:r w:rsidDel="00F664AD">
          <w:delText>En faisant une généralité, je peux dire que globalement, dans la mise en place de la scène je n’ai eu aucun problème particulier.</w:delText>
        </w:r>
      </w:del>
      <w:ins w:id="205" w:author="Samuel Galiere" w:date="2020-10-02T15:08:00Z">
        <w:r w:rsidR="00F664AD">
          <w:t>Aucun problème particulier dans la mise en place de la scène.</w:t>
        </w:r>
      </w:ins>
      <w:r>
        <w:t xml:space="preserve"> Toutes les manipulations sont assez basiques et ne requièrent pas des heures de recherche. D’ailleurs un point positif demeure la documentation qui est trè</w:t>
      </w:r>
      <w:r w:rsidR="00207AB5">
        <w:t>s agréable à utiliser, fo</w:t>
      </w:r>
      <w:r w:rsidR="00DA7B6C">
        <w:t>urnie et toujours liée au GitHub.</w:t>
      </w:r>
      <w:r w:rsidR="00E83EC8">
        <w:t xml:space="preserve"> De même, les forums grouillent de solutions et de questions, donc on ne se sent pas seul largué sur cette technologie.</w:t>
      </w:r>
    </w:p>
    <w:p w14:paraId="4B70AB05" w14:textId="77777777" w:rsidR="00DA7B6C" w:rsidRDefault="00DA7B6C" w:rsidP="00123DA4"/>
    <w:p w14:paraId="3C5DAA32" w14:textId="77777777" w:rsidR="00E83EC8" w:rsidRDefault="00E83EC8" w:rsidP="00123DA4"/>
    <w:p w14:paraId="70570FA9" w14:textId="77777777" w:rsidR="00E83EC8" w:rsidRDefault="00E83EC8" w:rsidP="00123DA4"/>
    <w:p w14:paraId="5700BBE2" w14:textId="5B8334CA" w:rsidR="00E83EC8" w:rsidRDefault="00E83EC8" w:rsidP="00123DA4">
      <w:pPr>
        <w:rPr>
          <w:ins w:id="206" w:author="Samuel Galiere" w:date="2020-10-02T15:31:00Z"/>
        </w:rPr>
      </w:pPr>
    </w:p>
    <w:p w14:paraId="538D2277" w14:textId="68701D73" w:rsidR="00AB026C" w:rsidRDefault="00AB026C" w:rsidP="00123DA4">
      <w:pPr>
        <w:rPr>
          <w:ins w:id="207" w:author="Samuel Galiere" w:date="2020-10-02T15:31:00Z"/>
        </w:rPr>
      </w:pPr>
    </w:p>
    <w:p w14:paraId="3026A609" w14:textId="55BC7844" w:rsidR="00AB026C" w:rsidRDefault="00AB026C" w:rsidP="00123DA4">
      <w:pPr>
        <w:rPr>
          <w:ins w:id="208" w:author="Samuel Galiere" w:date="2020-10-02T15:31:00Z"/>
        </w:rPr>
      </w:pPr>
    </w:p>
    <w:p w14:paraId="3A5EB01B" w14:textId="77777777" w:rsidR="00AB026C" w:rsidRDefault="00AB026C" w:rsidP="00123DA4"/>
    <w:p w14:paraId="52349FBF" w14:textId="77777777" w:rsidR="00DA7B6C" w:rsidRDefault="00DA7B6C" w:rsidP="00DA7B6C">
      <w:pPr>
        <w:pStyle w:val="Titre2"/>
      </w:pPr>
      <w:r>
        <w:t>Les grandes lignes du projet</w:t>
      </w:r>
    </w:p>
    <w:p w14:paraId="47E149A3" w14:textId="77777777" w:rsidR="00E83EC8" w:rsidRDefault="00E83EC8" w:rsidP="00E83EC8"/>
    <w:p w14:paraId="28D2D798" w14:textId="77777777" w:rsidR="00E83EC8" w:rsidRDefault="00E83EC8" w:rsidP="00E83EC8">
      <w:pPr>
        <w:pStyle w:val="Titre3"/>
      </w:pPr>
      <w:r>
        <w:t>Les contrôles</w:t>
      </w:r>
    </w:p>
    <w:p w14:paraId="3BA5B2D8" w14:textId="77777777" w:rsidR="00E83EC8" w:rsidRDefault="00E83EC8" w:rsidP="00E83EC8"/>
    <w:p w14:paraId="5ECACD07" w14:textId="5D96C8C2" w:rsidR="00E83EC8" w:rsidRPr="00E83EC8" w:rsidRDefault="00E83EC8" w:rsidP="00E83EC8">
      <w:r>
        <w:t>Avec Babylon.js</w:t>
      </w:r>
      <w:del w:id="209" w:author="Samuel Galiere" w:date="2020-10-02T15:27:00Z">
        <w:r w:rsidDel="00C00357">
          <w:delText>, j’ai simplement eu à implémenté</w:delText>
        </w:r>
      </w:del>
      <w:ins w:id="210" w:author="Samuel Galiere" w:date="2020-10-02T15:27:00Z">
        <w:r w:rsidR="00C00357">
          <w:t>, il suffit d’implémenter</w:t>
        </w:r>
      </w:ins>
      <w:r>
        <w:t xml:space="preserve"> une caméra particulière pour ajouter des contrôles clavier à </w:t>
      </w:r>
      <w:del w:id="211" w:author="Samuel Galiere" w:date="2020-10-02T15:27:00Z">
        <w:r w:rsidDel="00C00357">
          <w:delText xml:space="preserve">ma </w:delText>
        </w:r>
      </w:del>
      <w:ins w:id="212" w:author="Samuel Galiere" w:date="2020-10-02T15:27:00Z">
        <w:r w:rsidR="00C00357">
          <w:t>la</w:t>
        </w:r>
        <w:r w:rsidR="00C00357">
          <w:t xml:space="preserve"> </w:t>
        </w:r>
      </w:ins>
      <w:r>
        <w:t>scène. Avec Three.js, il faut implémenter l’exemple « </w:t>
      </w:r>
      <w:proofErr w:type="spellStart"/>
      <w:r>
        <w:t>PointerLockControls</w:t>
      </w:r>
      <w:proofErr w:type="spellEnd"/>
      <w:r>
        <w:t xml:space="preserve"> » qui permet d’assigner la souris à la caméra pour ce qui est de l’orientation de cette dernière. Pour le déplacement, </w:t>
      </w:r>
      <w:del w:id="213" w:author="Samuel Galiere" w:date="2020-10-02T15:27:00Z">
        <w:r w:rsidDel="00AB026C">
          <w:delText>j’ai dû</w:delText>
        </w:r>
      </w:del>
      <w:ins w:id="214" w:author="Samuel Galiere" w:date="2020-10-02T15:27:00Z">
        <w:r w:rsidR="00AB026C">
          <w:t xml:space="preserve">il a fallu </w:t>
        </w:r>
      </w:ins>
      <w:r>
        <w:t xml:space="preserve"> développer avec un écouteur clavier, l’action de chaque touche afin de permettre d’avoir un déplacement multidirectionnel. C’est quelque chose qui est relativement lourd à mettre en place bien que dénué de véritable défi algorithmique. Là où l’appel de </w:t>
      </w:r>
      <w:del w:id="215" w:author="Samuel Galiere" w:date="2020-10-02T15:29:00Z">
        <w:r w:rsidDel="00AB026C">
          <w:delText xml:space="preserve">ma </w:delText>
        </w:r>
      </w:del>
      <w:ins w:id="216" w:author="Samuel Galiere" w:date="2020-10-02T15:29:00Z">
        <w:r w:rsidR="00AB026C">
          <w:t>la</w:t>
        </w:r>
        <w:r w:rsidR="00AB026C">
          <w:t xml:space="preserve"> </w:t>
        </w:r>
      </w:ins>
      <w:r>
        <w:t xml:space="preserve">caméra et son paramétrage </w:t>
      </w:r>
      <w:del w:id="217" w:author="Samuel Galiere" w:date="2020-10-02T15:32:00Z">
        <w:r w:rsidDel="00AB026C">
          <w:delText xml:space="preserve">me </w:delText>
        </w:r>
      </w:del>
      <w:r>
        <w:t>prennent trois courtes lignes sur Babylon</w:t>
      </w:r>
      <w:r w:rsidR="00F27846">
        <w:t>.js ;</w:t>
      </w:r>
      <w:r>
        <w:t xml:space="preserve"> implémenter tout cela avec Three.js demande plus de ligne, plus d’objets a</w:t>
      </w:r>
      <w:r w:rsidR="00F27846">
        <w:t>vec notamment une horloge (pour le delta qu’elle peut nous fournir entre deux frames), et rendent le code moins plaisant à produire et à lire.</w:t>
      </w:r>
    </w:p>
    <w:p w14:paraId="2528671A" w14:textId="77777777" w:rsidR="00DA7B6C" w:rsidRDefault="00DA7B6C" w:rsidP="00DA7B6C"/>
    <w:p w14:paraId="1A0816F5" w14:textId="77777777" w:rsidR="00DA7B6C" w:rsidRDefault="00DA7B6C" w:rsidP="00DA7B6C">
      <w:pPr>
        <w:pStyle w:val="Titre3"/>
      </w:pPr>
      <w:r>
        <w:t>Les loaders</w:t>
      </w:r>
    </w:p>
    <w:p w14:paraId="4365658F" w14:textId="77777777" w:rsidR="00DA7B6C" w:rsidRDefault="00DA7B6C" w:rsidP="00DA7B6C"/>
    <w:p w14:paraId="23F5ED67" w14:textId="559E4824" w:rsidR="00DA7B6C" w:rsidRDefault="00DA7B6C" w:rsidP="00123DA4">
      <w:del w:id="218" w:author="Samuel Galiere" w:date="2020-10-02T15:28:00Z">
        <w:r w:rsidDel="00AB026C">
          <w:delText>J’ai pu tester les loaders en m’amusant</w:delText>
        </w:r>
      </w:del>
      <w:ins w:id="219" w:author="Samuel Galiere" w:date="2020-10-02T15:28:00Z">
        <w:r w:rsidR="00AB026C">
          <w:t xml:space="preserve">Les loaders </w:t>
        </w:r>
        <w:proofErr w:type="spellStart"/>
        <w:r w:rsidR="00AB026C">
          <w:t>ThreeJS</w:t>
        </w:r>
        <w:proofErr w:type="spellEnd"/>
        <w:r w:rsidR="00AB026C">
          <w:t xml:space="preserve"> ont été testés pendant les quelques heures de prise en main du </w:t>
        </w:r>
      </w:ins>
      <w:del w:id="220" w:author="Samuel Galiere" w:date="2020-10-02T15:28:00Z">
        <w:r w:rsidDel="00AB026C">
          <w:delText xml:space="preserve"> un peu avec le </w:delText>
        </w:r>
      </w:del>
      <w:r>
        <w:t>Framework au tout début du POC v</w:t>
      </w:r>
      <w:r w:rsidR="00D26469">
        <w:t>2 avec Three.js</w:t>
      </w:r>
      <w:r>
        <w:t>. Et le g</w:t>
      </w:r>
      <w:r w:rsidR="00D26469">
        <w:t>ros avantage que possède Three.js</w:t>
      </w:r>
      <w:r>
        <w:t xml:space="preserve"> </w:t>
      </w:r>
      <w:r w:rsidR="00D26469">
        <w:t>sur Babylon.js</w:t>
      </w:r>
      <w:r>
        <w:t xml:space="preserve">, c’est qu’une grande partie des formats connus de modélisation 3D est supportée en import direct. Il y a un loader par extension de fichier et une grosse vingtaine de loaders en tout. Pour importer le fichier c’est assez simple, cela ressemble à Babylon avec </w:t>
      </w:r>
      <w:r w:rsidR="00F27846">
        <w:t xml:space="preserve">le </w:t>
      </w:r>
      <w:proofErr w:type="spellStart"/>
      <w:r w:rsidR="00F27846">
        <w:t>path</w:t>
      </w:r>
      <w:proofErr w:type="spellEnd"/>
      <w:r w:rsidR="00F27846">
        <w:t xml:space="preserve">, </w:t>
      </w:r>
      <w:r>
        <w:t>une fonction callback, la modification interne à la fonction puis l’impossibilité de modifier l’objet par la suite.</w:t>
      </w:r>
    </w:p>
    <w:p w14:paraId="2CA142B7" w14:textId="45356D60" w:rsidR="00123DA4" w:rsidRDefault="00DA7B6C" w:rsidP="00123DA4">
      <w:r>
        <w:t xml:space="preserve">Seulement une fois dans le développement de la scène, </w:t>
      </w:r>
      <w:del w:id="221" w:author="Samuel Galiere" w:date="2020-10-02T15:09:00Z">
        <w:r w:rsidDel="00F664AD">
          <w:delText>je me suis rendu compte que je n’avais pas poussé les tests assez loin car je</w:delText>
        </w:r>
      </w:del>
      <w:ins w:id="222" w:author="Samuel Galiere" w:date="2020-10-02T15:09:00Z">
        <w:r w:rsidR="00F664AD">
          <w:t xml:space="preserve">impossible de </w:t>
        </w:r>
      </w:ins>
      <w:del w:id="223" w:author="Samuel Galiere" w:date="2020-10-02T15:09:00Z">
        <w:r w:rsidDel="00F664AD">
          <w:delText xml:space="preserve"> n’arrivais pas à </w:delText>
        </w:r>
      </w:del>
      <w:r>
        <w:t xml:space="preserve">charger </w:t>
      </w:r>
      <w:del w:id="224" w:author="Samuel Galiere" w:date="2020-10-02T15:09:00Z">
        <w:r w:rsidDel="00F664AD">
          <w:delText xml:space="preserve">ma </w:delText>
        </w:r>
      </w:del>
      <w:ins w:id="225" w:author="Samuel Galiere" w:date="2020-10-02T15:09:00Z">
        <w:r w:rsidR="00F664AD">
          <w:t>la</w:t>
        </w:r>
        <w:r w:rsidR="00F664AD">
          <w:t xml:space="preserve"> </w:t>
        </w:r>
      </w:ins>
      <w:r>
        <w:t xml:space="preserve">scène à partir du modèle de données. </w:t>
      </w:r>
    </w:p>
    <w:p w14:paraId="41892618" w14:textId="498DC4DD" w:rsidR="00495588" w:rsidRDefault="00495588" w:rsidP="00123DA4">
      <w:r>
        <w:t xml:space="preserve">Le problème venait </w:t>
      </w:r>
      <w:del w:id="226" w:author="Samuel Galiere" w:date="2020-10-02T15:10:00Z">
        <w:r w:rsidDel="00F664AD">
          <w:delText xml:space="preserve">du fait que je </w:delText>
        </w:r>
        <w:r w:rsidR="00F27846" w:rsidDel="00F664AD">
          <w:delText>ne pouvais</w:delText>
        </w:r>
        <w:r w:rsidDel="00F664AD">
          <w:delText xml:space="preserve"> pas à accéder</w:delText>
        </w:r>
      </w:del>
      <w:ins w:id="227" w:author="Samuel Galiere" w:date="2020-10-02T15:10:00Z">
        <w:r w:rsidR="00F664AD">
          <w:t>du l’inaccessibilité des</w:t>
        </w:r>
      </w:ins>
      <w:del w:id="228" w:author="Samuel Galiere" w:date="2020-10-02T15:10:00Z">
        <w:r w:rsidDel="00F664AD">
          <w:delText xml:space="preserve"> aux</w:delText>
        </w:r>
      </w:del>
      <w:r>
        <w:t xml:space="preserve"> objets une fois chargés</w:t>
      </w:r>
      <w:del w:id="229" w:author="Samuel Galiere" w:date="2020-10-02T15:10:00Z">
        <w:r w:rsidDel="00F664AD">
          <w:delText>, et en les chargeant, je</w:delText>
        </w:r>
      </w:del>
      <w:ins w:id="230" w:author="Samuel Galiere" w:date="2020-10-02T15:10:00Z">
        <w:r w:rsidR="00F664AD">
          <w:t xml:space="preserve">. Même problématique donc que </w:t>
        </w:r>
        <w:proofErr w:type="spellStart"/>
        <w:r w:rsidR="00F664AD">
          <w:t>BabylonJS</w:t>
        </w:r>
        <w:proofErr w:type="spellEnd"/>
        <w:r w:rsidR="00F664AD">
          <w:t>. Cependant, impossible également</w:t>
        </w:r>
      </w:ins>
      <w:r>
        <w:t xml:space="preserve"> </w:t>
      </w:r>
      <w:del w:id="231" w:author="Samuel Galiere" w:date="2020-10-02T15:11:00Z">
        <w:r w:rsidDel="00F664AD">
          <w:delText xml:space="preserve">n’arrivais pas à </w:delText>
        </w:r>
      </w:del>
      <w:ins w:id="232" w:author="Samuel Galiere" w:date="2020-10-02T15:11:00Z">
        <w:r w:rsidR="00F664AD">
          <w:t xml:space="preserve">de </w:t>
        </w:r>
      </w:ins>
      <w:r>
        <w:t xml:space="preserve">leur donner de nom. </w:t>
      </w:r>
      <w:del w:id="233" w:author="Samuel Galiere" w:date="2020-10-02T15:11:00Z">
        <w:r w:rsidDel="00F664AD">
          <w:delText>Donc quoi que je puisse faire, les objets étaient irrécupérables une fois chargés dans la scène.</w:delText>
        </w:r>
      </w:del>
      <w:ins w:id="234" w:author="Samuel Galiere" w:date="2020-10-02T15:11:00Z">
        <w:r w:rsidR="00F664AD">
          <w:t>Ainsi, même visibles et bien chargés dans la scène, ils demeuraient inaccessible</w:t>
        </w:r>
      </w:ins>
      <w:ins w:id="235" w:author="Samuel Galiere" w:date="2020-10-02T15:12:00Z">
        <w:r w:rsidR="00CD4E6C">
          <w:t>s</w:t>
        </w:r>
      </w:ins>
      <w:ins w:id="236" w:author="Samuel Galiere" w:date="2020-10-02T15:11:00Z">
        <w:r w:rsidR="00F664AD">
          <w:t>.</w:t>
        </w:r>
      </w:ins>
      <w:r>
        <w:t xml:space="preserve"> </w:t>
      </w:r>
    </w:p>
    <w:p w14:paraId="458748BA" w14:textId="7EE7637F" w:rsidR="00495588" w:rsidRDefault="00495588" w:rsidP="00123DA4">
      <w:commentRangeStart w:id="237"/>
      <w:del w:id="238" w:author="Samuel Galiere" w:date="2020-10-02T15:02:00Z">
        <w:r w:rsidDel="002059A0">
          <w:delText>Ce bug m’a pris plusieurs jours avant que d’un commun accord avec mon maître de stage</w:delText>
        </w:r>
        <w:r w:rsidR="00C258F4" w:rsidDel="002059A0">
          <w:delText>,</w:delText>
        </w:r>
        <w:r w:rsidDel="002059A0">
          <w:delText xml:space="preserve"> Julien Suarez, je ne stoppe le développement de ce POC V2</w:delText>
        </w:r>
        <w:r w:rsidR="00D26469" w:rsidDel="002059A0">
          <w:delText xml:space="preserve"> de Three.js</w:delText>
        </w:r>
        <w:r w:rsidDel="002059A0">
          <w:delText xml:space="preserve">. </w:delText>
        </w:r>
        <w:commentRangeEnd w:id="237"/>
        <w:r w:rsidR="00256351" w:rsidDel="002059A0">
          <w:rPr>
            <w:rStyle w:val="Marquedecommentaire"/>
          </w:rPr>
          <w:commentReference w:id="237"/>
        </w:r>
      </w:del>
      <w:ins w:id="239" w:author="Samuel Galiere" w:date="2020-10-02T15:02:00Z">
        <w:r w:rsidR="002059A0">
          <w:t>Ce bug non résolu a bloqué le développement.</w:t>
        </w:r>
      </w:ins>
    </w:p>
    <w:p w14:paraId="71FDD186" w14:textId="589AC72D" w:rsidR="00C258F4" w:rsidRDefault="00C258F4" w:rsidP="00C258F4">
      <w:del w:id="240" w:author="Samuel Galiere" w:date="2020-10-02T15:11:00Z">
        <w:r w:rsidDel="00CD4E6C">
          <w:delText>C’est certain que je passe à côté de quelque chose, mais après tous les essais que j’ai pu tenter, je suis à court d’idées et de temps pour continuer à chercher d’où vient ce problème et comment parvenir à le résoudre.</w:delText>
        </w:r>
      </w:del>
      <w:ins w:id="241" w:author="Samuel Galiere" w:date="2020-10-02T15:11:00Z">
        <w:r w:rsidR="00CD4E6C">
          <w:t>De multiple</w:t>
        </w:r>
      </w:ins>
      <w:ins w:id="242" w:author="Samuel Galiere" w:date="2020-10-02T15:13:00Z">
        <w:r w:rsidR="00CD4E6C">
          <w:t>s</w:t>
        </w:r>
      </w:ins>
      <w:ins w:id="243" w:author="Samuel Galiere" w:date="2020-10-02T15:11:00Z">
        <w:r w:rsidR="00CD4E6C">
          <w:t xml:space="preserve"> tent</w:t>
        </w:r>
      </w:ins>
      <w:ins w:id="244" w:author="Samuel Galiere" w:date="2020-10-02T15:12:00Z">
        <w:r w:rsidR="00CD4E6C">
          <w:t xml:space="preserve">atives de </w:t>
        </w:r>
        <w:proofErr w:type="spellStart"/>
        <w:r w:rsidR="00CD4E6C">
          <w:t>debug</w:t>
        </w:r>
        <w:proofErr w:type="spellEnd"/>
        <w:r w:rsidR="00CD4E6C">
          <w:t xml:space="preserve"> et de logique </w:t>
        </w:r>
      </w:ins>
      <w:ins w:id="245" w:author="Samuel Galiere" w:date="2020-10-02T15:13:00Z">
        <w:r w:rsidR="00CD4E6C">
          <w:t>ont</w:t>
        </w:r>
      </w:ins>
      <w:ins w:id="246" w:author="Samuel Galiere" w:date="2020-10-02T15:12:00Z">
        <w:r w:rsidR="00CD4E6C">
          <w:t xml:space="preserve"> été mises en place plusieurs jours durant pour tenter de remédier à ce blocage mais sans </w:t>
        </w:r>
      </w:ins>
      <w:ins w:id="247" w:author="Samuel Galiere" w:date="2020-10-02T15:13:00Z">
        <w:r w:rsidR="00CD4E6C">
          <w:t>succès</w:t>
        </w:r>
      </w:ins>
      <w:ins w:id="248" w:author="Samuel Galiere" w:date="2020-10-02T15:12:00Z">
        <w:r w:rsidR="00CD4E6C">
          <w:t>.</w:t>
        </w:r>
      </w:ins>
    </w:p>
    <w:p w14:paraId="315BE63C" w14:textId="77777777" w:rsidR="00C258F4" w:rsidRDefault="00C258F4" w:rsidP="00C258F4"/>
    <w:p w14:paraId="2D9C5CA5" w14:textId="77777777" w:rsidR="00C258F4" w:rsidRDefault="00C258F4" w:rsidP="00C258F4">
      <w:pPr>
        <w:pStyle w:val="Titre3"/>
      </w:pPr>
      <w:r>
        <w:t>La génération aléatoire des caisses</w:t>
      </w:r>
    </w:p>
    <w:p w14:paraId="629AFF67" w14:textId="77777777" w:rsidR="00C258F4" w:rsidRDefault="00C258F4" w:rsidP="00C258F4"/>
    <w:p w14:paraId="6F450DF9" w14:textId="3AD6F5AF" w:rsidR="00C258F4" w:rsidRDefault="00C258F4" w:rsidP="00C258F4">
      <w:r>
        <w:t xml:space="preserve">Pour cette partie-là c’était relativement simple, </w:t>
      </w:r>
      <w:del w:id="249" w:author="Samuel Galiere" w:date="2020-10-02T15:13:00Z">
        <w:r w:rsidDel="00CD4E6C">
          <w:delText>je le fais</w:delText>
        </w:r>
      </w:del>
      <w:ins w:id="250" w:author="Samuel Galiere" w:date="2020-10-02T15:13:00Z">
        <w:r w:rsidR="00CD4E6C">
          <w:t>il faut le faire</w:t>
        </w:r>
      </w:ins>
      <w:r>
        <w:t xml:space="preserve"> directement dans le modèle. </w:t>
      </w:r>
      <w:del w:id="251" w:author="Samuel Galiere" w:date="2020-10-02T15:13:00Z">
        <w:r w:rsidDel="00CD4E6C">
          <w:delText xml:space="preserve">Je passe </w:delText>
        </w:r>
      </w:del>
      <w:ins w:id="252" w:author="Samuel Galiere" w:date="2020-10-02T15:13:00Z">
        <w:r w:rsidR="00CD4E6C">
          <w:t xml:space="preserve">Il faut passer </w:t>
        </w:r>
      </w:ins>
      <w:del w:id="253" w:author="Samuel Galiere" w:date="2020-10-02T15:13:00Z">
        <w:r w:rsidDel="00CD4E6C">
          <w:delText>m</w:delText>
        </w:r>
      </w:del>
      <w:ins w:id="254" w:author="Samuel Galiere" w:date="2020-10-02T15:13:00Z">
        <w:r w:rsidR="00CD4E6C">
          <w:t>l</w:t>
        </w:r>
      </w:ins>
      <w:r>
        <w:t>es objets du modèle à des fonctions passerelle entre le Framework et le modèle</w:t>
      </w:r>
      <w:r w:rsidR="00F27846">
        <w:t xml:space="preserve">, et </w:t>
      </w:r>
      <w:del w:id="255" w:author="Samuel Galiere" w:date="2020-10-02T15:13:00Z">
        <w:r w:rsidR="00F27846" w:rsidDel="00CD4E6C">
          <w:delText xml:space="preserve">je </w:delText>
        </w:r>
      </w:del>
      <w:r w:rsidR="00F27846">
        <w:t>cré</w:t>
      </w:r>
      <w:ins w:id="256" w:author="Samuel Galiere" w:date="2020-10-02T15:13:00Z">
        <w:r w:rsidR="00CD4E6C">
          <w:t xml:space="preserve">er </w:t>
        </w:r>
      </w:ins>
      <w:del w:id="257" w:author="Samuel Galiere" w:date="2020-10-02T15:13:00Z">
        <w:r w:rsidR="00F27846" w:rsidDel="00CD4E6C">
          <w:delText xml:space="preserve">e </w:delText>
        </w:r>
      </w:del>
      <w:r w:rsidR="00F27846">
        <w:t>une boîte 3D dans la scène calquée sur la boîte d</w:t>
      </w:r>
      <w:ins w:id="258" w:author="Samuel Galiere" w:date="2020-10-02T15:14:00Z">
        <w:r w:rsidR="00CD4E6C">
          <w:t xml:space="preserve">u </w:t>
        </w:r>
      </w:ins>
      <w:del w:id="259" w:author="Samuel Galiere" w:date="2020-10-02T15:14:00Z">
        <w:r w:rsidR="00F27846" w:rsidDel="00CD4E6C">
          <w:delText xml:space="preserve">e </w:delText>
        </w:r>
      </w:del>
      <w:del w:id="260" w:author="Samuel Galiere" w:date="2020-10-02T15:13:00Z">
        <w:r w:rsidR="00F27846" w:rsidDel="00CD4E6C">
          <w:delText xml:space="preserve">mon </w:delText>
        </w:r>
      </w:del>
      <w:r w:rsidR="00F27846">
        <w:t>modèle</w:t>
      </w:r>
      <w:r>
        <w:t xml:space="preserve">. Et c’est notamment ici que </w:t>
      </w:r>
      <w:del w:id="261" w:author="Samuel Galiere" w:date="2020-10-02T15:14:00Z">
        <w:r w:rsidDel="00CD4E6C">
          <w:delText xml:space="preserve">je voulais </w:delText>
        </w:r>
      </w:del>
      <w:ins w:id="262" w:author="Samuel Galiere" w:date="2020-10-02T15:14:00Z">
        <w:r w:rsidR="00CD4E6C">
          <w:t xml:space="preserve">devait être instancié </w:t>
        </w:r>
      </w:ins>
      <w:del w:id="263" w:author="Samuel Galiere" w:date="2020-10-02T15:14:00Z">
        <w:r w:rsidDel="00CD4E6C">
          <w:delText xml:space="preserve">passer </w:delText>
        </w:r>
      </w:del>
      <w:r>
        <w:t>le nom de la boîte</w:t>
      </w:r>
      <w:ins w:id="264" w:author="Samuel Galiere" w:date="2020-10-02T15:14:00Z">
        <w:r w:rsidR="00CD4E6C">
          <w:t xml:space="preserve"> 3D via le nom</w:t>
        </w:r>
      </w:ins>
      <w:r>
        <w:t xml:space="preserve"> du </w:t>
      </w:r>
      <w:del w:id="265" w:author="Samuel Galiere" w:date="2020-10-02T15:15:00Z">
        <w:r w:rsidDel="00CD4E6C">
          <w:delText>modèle à la boîte 3D</w:delText>
        </w:r>
      </w:del>
      <w:ins w:id="266" w:author="Samuel Galiere" w:date="2020-10-02T15:15:00Z">
        <w:r w:rsidR="00CD4E6C">
          <w:t>modèle</w:t>
        </w:r>
      </w:ins>
      <w:r>
        <w:t xml:space="preserve">. </w:t>
      </w:r>
      <w:del w:id="267" w:author="Samuel Galiere" w:date="2020-10-02T15:15:00Z">
        <w:r w:rsidDel="00CD4E6C">
          <w:delText>Une simple ligne dénuée de toute complexité qui m’aurait permis par la suite de récupérer les boîte à ma guise avec une fonction similaire à Babylon</w:delText>
        </w:r>
        <w:r w:rsidR="00F27846" w:rsidDel="00CD4E6C">
          <w:delText xml:space="preserve">.js mais pour Three.js : </w:delText>
        </w:r>
        <w:r w:rsidDel="00CD4E6C">
          <w:delText>« getObjectByName() ». Mais quoi que je puisse essayer, la méthode ne me reto</w:delText>
        </w:r>
        <w:r w:rsidR="00B901F3" w:rsidDel="00CD4E6C">
          <w:delText>urnait que des objets indéfinis, soient des null pointeur exception.</w:delText>
        </w:r>
        <w:r w:rsidR="00F27846" w:rsidDel="00CD4E6C">
          <w:delText xml:space="preserve"> Le nom de l’objet à charger ne changeait jamais quoi que je puisse essayer, je n’avais pas accès à un quelconque ID, ni de liste d’objets de la scène. J’ai très certainement loupé quelque chose mais à ce stade là je ne savais plus quoi faire.</w:delText>
        </w:r>
      </w:del>
      <w:ins w:id="268" w:author="Samuel Galiere" w:date="2020-10-02T15:15:00Z">
        <w:r w:rsidR="00CD4E6C">
          <w:t xml:space="preserve">Il aurait </w:t>
        </w:r>
      </w:ins>
      <w:ins w:id="269" w:author="Samuel Galiere" w:date="2020-10-02T15:16:00Z">
        <w:r w:rsidR="00CD4E6C">
          <w:t>suffi</w:t>
        </w:r>
      </w:ins>
      <w:ins w:id="270" w:author="Samuel Galiere" w:date="2020-10-02T15:15:00Z">
        <w:r w:rsidR="00CD4E6C">
          <w:t xml:space="preserve"> ensuite d'</w:t>
        </w:r>
      </w:ins>
      <w:ins w:id="271" w:author="Samuel Galiere" w:date="2020-10-02T15:16:00Z">
        <w:r w:rsidR="00CD4E6C">
          <w:t>utiliser la méthode « </w:t>
        </w:r>
        <w:proofErr w:type="spellStart"/>
        <w:proofErr w:type="gramStart"/>
        <w:r w:rsidR="00CD4E6C">
          <w:t>getObjectByName</w:t>
        </w:r>
        <w:proofErr w:type="spellEnd"/>
        <w:r w:rsidR="00CD4E6C">
          <w:t>(</w:t>
        </w:r>
        <w:proofErr w:type="gramEnd"/>
        <w:r w:rsidR="00CD4E6C">
          <w:t xml:space="preserve">) » similaire à </w:t>
        </w:r>
        <w:proofErr w:type="spellStart"/>
        <w:r w:rsidR="00CD4E6C">
          <w:t>BabylonJS</w:t>
        </w:r>
        <w:proofErr w:type="spellEnd"/>
        <w:r w:rsidR="00CD4E6C">
          <w:t xml:space="preserve">. Mais s’il est impossible de mettre en place un nom </w:t>
        </w:r>
        <w:r w:rsidR="00CD4E6C">
          <w:lastRenderedPageBreak/>
          <w:t>pour le modèle 3D nouvellement chargé, alors cela compromet complètement l</w:t>
        </w:r>
      </w:ins>
      <w:ins w:id="272" w:author="Samuel Galiere" w:date="2020-10-02T15:17:00Z">
        <w:r w:rsidR="00CD4E6C">
          <w:t>’avancée du développement.</w:t>
        </w:r>
      </w:ins>
    </w:p>
    <w:p w14:paraId="4735F774" w14:textId="77777777" w:rsidR="00B901F3" w:rsidRPr="00C258F4" w:rsidRDefault="00B901F3" w:rsidP="00C258F4"/>
    <w:p w14:paraId="7C62E97D" w14:textId="77777777" w:rsidR="00057BB7" w:rsidRDefault="00882AEF" w:rsidP="00882AEF">
      <w:pPr>
        <w:pStyle w:val="Titre3"/>
      </w:pPr>
      <w:r>
        <w:t>Le reste du projet</w:t>
      </w:r>
    </w:p>
    <w:p w14:paraId="79A46422" w14:textId="77777777" w:rsidR="00882AEF" w:rsidRDefault="00882AEF" w:rsidP="00882AEF"/>
    <w:p w14:paraId="32A252C8" w14:textId="7D40364C" w:rsidR="00882AEF" w:rsidRDefault="00D26469" w:rsidP="00882AEF">
      <w:r>
        <w:t>Comme Three.js</w:t>
      </w:r>
      <w:r w:rsidR="00882AEF">
        <w:t xml:space="preserve"> n’est pas allé plus loin, </w:t>
      </w:r>
      <w:del w:id="273" w:author="Samuel Galiere" w:date="2020-10-02T15:17:00Z">
        <w:r w:rsidR="00882AEF" w:rsidDel="00C00357">
          <w:delText>je n’ai pas spécialement eu l’occasion de me poser les questions</w:delText>
        </w:r>
      </w:del>
      <w:ins w:id="274" w:author="Samuel Galiere" w:date="2020-10-02T15:17:00Z">
        <w:r w:rsidR="00C00357">
          <w:t>les réflexions sur les</w:t>
        </w:r>
      </w:ins>
      <w:del w:id="275" w:author="Samuel Galiere" w:date="2020-10-02T15:17:00Z">
        <w:r w:rsidR="00882AEF" w:rsidDel="00C00357">
          <w:delText xml:space="preserve"> des</w:delText>
        </w:r>
      </w:del>
      <w:r w:rsidR="00882AEF">
        <w:t xml:space="preserve"> caméras, </w:t>
      </w:r>
      <w:del w:id="276" w:author="Samuel Galiere" w:date="2020-10-02T15:17:00Z">
        <w:r w:rsidR="00882AEF" w:rsidDel="00C00357">
          <w:delText xml:space="preserve">des </w:delText>
        </w:r>
      </w:del>
      <w:ins w:id="277" w:author="Samuel Galiere" w:date="2020-10-02T15:17:00Z">
        <w:r w:rsidR="00C00357">
          <w:t>les</w:t>
        </w:r>
        <w:r w:rsidR="00C00357">
          <w:t xml:space="preserve"> </w:t>
        </w:r>
      </w:ins>
      <w:r w:rsidR="00882AEF">
        <w:t xml:space="preserve">boutons, </w:t>
      </w:r>
      <w:del w:id="278" w:author="Samuel Galiere" w:date="2020-10-02T15:18:00Z">
        <w:r w:rsidR="00882AEF" w:rsidDel="00C00357">
          <w:delText xml:space="preserve">du </w:delText>
        </w:r>
      </w:del>
      <w:ins w:id="279" w:author="Samuel Galiere" w:date="2020-10-02T15:18:00Z">
        <w:r w:rsidR="00C00357">
          <w:t>le</w:t>
        </w:r>
        <w:r w:rsidR="00C00357">
          <w:t xml:space="preserve"> </w:t>
        </w:r>
      </w:ins>
      <w:r w:rsidR="00882AEF">
        <w:t xml:space="preserve">module de recherche, </w:t>
      </w:r>
      <w:proofErr w:type="spellStart"/>
      <w:r w:rsidR="00882AEF">
        <w:t>etc</w:t>
      </w:r>
      <w:proofErr w:type="spellEnd"/>
      <w:ins w:id="280" w:author="Samuel Galiere" w:date="2020-10-02T15:18:00Z">
        <w:r w:rsidR="00C00357">
          <w:t>, n’ont pas spécialement été approfondies</w:t>
        </w:r>
      </w:ins>
      <w:r w:rsidR="00882AEF">
        <w:t>. En revanche</w:t>
      </w:r>
      <w:del w:id="281" w:author="Samuel Galiere" w:date="2020-10-02T15:19:00Z">
        <w:r w:rsidR="00882AEF" w:rsidDel="00C00357">
          <w:delText xml:space="preserve">, </w:delText>
        </w:r>
      </w:del>
      <w:del w:id="282" w:author="Samuel Galiere" w:date="2020-10-02T15:18:00Z">
        <w:r w:rsidR="00882AEF" w:rsidDel="00C00357">
          <w:delText xml:space="preserve">j’ai pu constater </w:delText>
        </w:r>
      </w:del>
      <w:del w:id="283" w:author="Samuel Galiere" w:date="2020-10-02T15:19:00Z">
        <w:r w:rsidR="00882AEF" w:rsidDel="00C00357">
          <w:delText xml:space="preserve">tout le long </w:delText>
        </w:r>
      </w:del>
      <w:del w:id="284" w:author="Samuel Galiere" w:date="2020-10-02T15:18:00Z">
        <w:r w:rsidR="00882AEF" w:rsidDel="00C00357">
          <w:delText xml:space="preserve">de mon </w:delText>
        </w:r>
      </w:del>
      <w:del w:id="285" w:author="Samuel Galiere" w:date="2020-10-02T15:19:00Z">
        <w:r w:rsidR="00882AEF" w:rsidDel="00C00357">
          <w:delText>dével</w:delText>
        </w:r>
        <w:r w:rsidDel="00C00357">
          <w:delText>oppement</w:delText>
        </w:r>
      </w:del>
      <w:r>
        <w:t xml:space="preserve"> </w:t>
      </w:r>
      <w:del w:id="286" w:author="Samuel Galiere" w:date="2020-10-02T15:19:00Z">
        <w:r w:rsidDel="00C00357">
          <w:delText>de la scène que Three.js</w:delText>
        </w:r>
      </w:del>
      <w:ins w:id="287" w:author="Samuel Galiere" w:date="2020-10-02T15:18:00Z">
        <w:r w:rsidR="00C00357">
          <w:t xml:space="preserve">il est à </w:t>
        </w:r>
      </w:ins>
      <w:ins w:id="288" w:author="Samuel Galiere" w:date="2020-10-02T15:19:00Z">
        <w:r w:rsidR="00C00357">
          <w:t>noter</w:t>
        </w:r>
      </w:ins>
      <w:ins w:id="289" w:author="Samuel Galiere" w:date="2020-10-02T15:18:00Z">
        <w:r w:rsidR="00C00357">
          <w:t xml:space="preserve"> que </w:t>
        </w:r>
      </w:ins>
      <w:del w:id="290" w:author="Samuel Galiere" w:date="2020-10-02T15:18:00Z">
        <w:r w:rsidR="00882AEF" w:rsidDel="00C00357">
          <w:delText xml:space="preserve"> </w:delText>
        </w:r>
      </w:del>
      <w:del w:id="291" w:author="Samuel Galiere" w:date="2020-10-02T15:19:00Z">
        <w:r w:rsidR="00882AEF" w:rsidDel="00C00357">
          <w:delText>était</w:delText>
        </w:r>
      </w:del>
      <w:proofErr w:type="spellStart"/>
      <w:ins w:id="292" w:author="Samuel Galiere" w:date="2020-10-02T15:19:00Z">
        <w:r w:rsidR="00C00357">
          <w:t>ThreeJS</w:t>
        </w:r>
        <w:proofErr w:type="spellEnd"/>
        <w:r w:rsidR="00C00357">
          <w:t xml:space="preserve"> est</w:t>
        </w:r>
      </w:ins>
      <w:r w:rsidR="00882AEF">
        <w:t xml:space="preserve"> généralement plus verbeux, plus capricieux. Un exemple serait au niveau de la rotation des objets :</w:t>
      </w:r>
      <w:r>
        <w:t xml:space="preserve"> sur Babylon.js</w:t>
      </w:r>
      <w:r w:rsidR="00882AEF">
        <w:t>, les objets peuvent être orientés en ne renseignant qu’un s</w:t>
      </w:r>
      <w:r>
        <w:t>eul des trois axes. Sur Three.js</w:t>
      </w:r>
      <w:r w:rsidR="00882AEF">
        <w:t xml:space="preserve"> il faut forcément renseigner les 3 axes, même si c’est pour effectuer des ro</w:t>
      </w:r>
      <w:r w:rsidR="00AE7177">
        <w:t>tations de 0 sur deux des trois axes. Et au final c’est un ensemble de petits détails comme celui-ci qui mis les uns avec les autres font une différence notable dans la lisibilité, la praticité, l’accessibilité, etc.</w:t>
      </w:r>
      <w:r w:rsidR="00F27846">
        <w:t xml:space="preserve"> </w:t>
      </w:r>
    </w:p>
    <w:p w14:paraId="184E81D3" w14:textId="77777777" w:rsidR="00F27846" w:rsidRDefault="00F27846" w:rsidP="00882AEF"/>
    <w:p w14:paraId="16D733DA" w14:textId="77777777" w:rsidR="00F27846" w:rsidRDefault="00F27846" w:rsidP="00F27846">
      <w:pPr>
        <w:pStyle w:val="Titre2"/>
      </w:pPr>
      <w:r>
        <w:t>Fin du POC v2 Three.js</w:t>
      </w:r>
    </w:p>
    <w:p w14:paraId="58ECEE83" w14:textId="77777777" w:rsidR="00F27846" w:rsidRDefault="00F27846" w:rsidP="00F27846"/>
    <w:p w14:paraId="1486F9E6" w14:textId="5DC80B70" w:rsidR="00F27846" w:rsidRDefault="00F27846" w:rsidP="00F27846">
      <w:del w:id="293" w:author="Samuel Galiere" w:date="2020-10-02T15:20:00Z">
        <w:r w:rsidDel="00C00357">
          <w:delText xml:space="preserve">Globalement je pense que Three.js n’est pas mort et garde énormément de potentiel, si autant de personnes le suivent c’est qu’il y a forcément un intérêt. De plus c’est une technologie aboutie qui – je pense – permet de faire de superbes rendus. En revanche mon ressenti à la fin de ce test, est que cette technologie n’est pas vraiment adaptée aux débutants dans la 3D. Certes plus verbeux permet de faire exactement ce que l’on souhaite, mais si l’on n’a pas ou très peu de compétence 3D, alors cela devient vraiment compliquer de pallier les </w:delText>
        </w:r>
        <w:r w:rsidR="00064AFE" w:rsidDel="00C00357">
          <w:delText>différences avec Babylon.js.</w:delText>
        </w:r>
      </w:del>
      <w:ins w:id="294" w:author="Samuel Galiere" w:date="2020-10-02T15:20:00Z">
        <w:r w:rsidR="00C00357">
          <w:t xml:space="preserve">Globalement le </w:t>
        </w:r>
        <w:proofErr w:type="spellStart"/>
        <w:r w:rsidR="00C00357">
          <w:t>framework</w:t>
        </w:r>
        <w:proofErr w:type="spellEnd"/>
        <w:r w:rsidR="00C00357">
          <w:t xml:space="preserve"> n’est clairement pas dénué de sens pour un projet comme celui-ci. Il est un peu plus verbeux et capricieux certes mais cela reste une bibliothèque agréable à utiliser. </w:t>
        </w:r>
      </w:ins>
      <w:ins w:id="295" w:author="Samuel Galiere" w:date="2020-10-02T15:21:00Z">
        <w:r w:rsidR="00C00357">
          <w:t>La communauté est active et disponible de même que les possibilités sont infinies. En revanche il est très certainement moins recommandable pour les débutants et sera peut-</w:t>
        </w:r>
      </w:ins>
      <w:ins w:id="296" w:author="Samuel Galiere" w:date="2020-10-02T15:22:00Z">
        <w:r w:rsidR="00C00357">
          <w:t>être à la longue, un peu compliqué à maintenir.</w:t>
        </w:r>
      </w:ins>
    </w:p>
    <w:p w14:paraId="192DAC06" w14:textId="77777777" w:rsidR="00064AFE" w:rsidRDefault="00064AFE" w:rsidP="00F27846"/>
    <w:p w14:paraId="082D0FE4" w14:textId="352B5971" w:rsidR="00064AFE" w:rsidRDefault="00064AFE" w:rsidP="00064AFE">
      <w:pPr>
        <w:pStyle w:val="Titre3"/>
      </w:pPr>
      <w:commentRangeStart w:id="297"/>
      <w:del w:id="298" w:author="Samuel Galiere" w:date="2020-10-02T15:02:00Z">
        <w:r w:rsidDel="002059A0">
          <w:delText>Ce que j’ai aimé</w:delText>
        </w:r>
        <w:commentRangeEnd w:id="297"/>
        <w:r w:rsidR="00256351" w:rsidDel="002059A0">
          <w:rPr>
            <w:rStyle w:val="Marquedecommentaire"/>
            <w:rFonts w:asciiTheme="minorHAnsi" w:eastAsiaTheme="minorHAnsi" w:hAnsiTheme="minorHAnsi" w:cstheme="minorBidi"/>
            <w:color w:val="auto"/>
          </w:rPr>
          <w:commentReference w:id="297"/>
        </w:r>
      </w:del>
      <w:ins w:id="299" w:author="Samuel Galiere" w:date="2020-10-02T15:02:00Z">
        <w:r w:rsidR="002059A0">
          <w:t>Les points forts</w:t>
        </w:r>
      </w:ins>
    </w:p>
    <w:p w14:paraId="43C749A9" w14:textId="77777777" w:rsidR="00064AFE" w:rsidRDefault="00064AFE" w:rsidP="00064AFE"/>
    <w:p w14:paraId="4F61BC33" w14:textId="77777777" w:rsidR="00064AFE" w:rsidRDefault="00064AFE" w:rsidP="00064AFE">
      <w:pPr>
        <w:pStyle w:val="Paragraphedeliste"/>
        <w:numPr>
          <w:ilvl w:val="0"/>
          <w:numId w:val="1"/>
        </w:numPr>
      </w:pPr>
      <w:r>
        <w:t>La communauté, la documentation, les forums : énormément de ressources très bien faites</w:t>
      </w:r>
    </w:p>
    <w:p w14:paraId="737DC844" w14:textId="77777777" w:rsidR="00064AFE" w:rsidRDefault="00064AFE" w:rsidP="00064AFE">
      <w:pPr>
        <w:pStyle w:val="Paragraphedeliste"/>
        <w:numPr>
          <w:ilvl w:val="0"/>
          <w:numId w:val="1"/>
        </w:numPr>
      </w:pPr>
      <w:r>
        <w:t>La syntaxe globalement agréable et simple d’utilisation</w:t>
      </w:r>
    </w:p>
    <w:p w14:paraId="3B78CD71" w14:textId="77777777" w:rsidR="00064AFE" w:rsidRDefault="00064AFE" w:rsidP="00064AFE">
      <w:pPr>
        <w:pStyle w:val="Paragraphedeliste"/>
        <w:numPr>
          <w:ilvl w:val="0"/>
          <w:numId w:val="1"/>
        </w:numPr>
      </w:pPr>
      <w:r>
        <w:t>La présence d’exemples parlants</w:t>
      </w:r>
    </w:p>
    <w:p w14:paraId="246E41E4" w14:textId="77777777" w:rsidR="00064AFE" w:rsidRDefault="00064AFE" w:rsidP="00064AFE">
      <w:pPr>
        <w:pStyle w:val="Paragraphedeliste"/>
        <w:numPr>
          <w:ilvl w:val="0"/>
          <w:numId w:val="1"/>
        </w:numPr>
      </w:pPr>
      <w:r>
        <w:t>Les nombreux modules qui facilitent grandement le développement (</w:t>
      </w:r>
      <w:proofErr w:type="spellStart"/>
      <w:r>
        <w:t>PointerLockControls</w:t>
      </w:r>
      <w:proofErr w:type="spellEnd"/>
      <w:r>
        <w:t>…)</w:t>
      </w:r>
    </w:p>
    <w:p w14:paraId="34E29980" w14:textId="77777777" w:rsidR="00064AFE" w:rsidRDefault="00064AFE" w:rsidP="00064AFE">
      <w:pPr>
        <w:pStyle w:val="Paragraphedeliste"/>
        <w:numPr>
          <w:ilvl w:val="0"/>
          <w:numId w:val="1"/>
        </w:numPr>
      </w:pPr>
      <w:r>
        <w:t>Les nombreux loaders</w:t>
      </w:r>
    </w:p>
    <w:p w14:paraId="74279CE3" w14:textId="77777777" w:rsidR="00064AFE" w:rsidRDefault="00064AFE" w:rsidP="00064AFE">
      <w:pPr>
        <w:pStyle w:val="Paragraphedeliste"/>
        <w:numPr>
          <w:ilvl w:val="0"/>
          <w:numId w:val="1"/>
        </w:numPr>
      </w:pPr>
      <w:r>
        <w:t>La facilité de déploiement</w:t>
      </w:r>
    </w:p>
    <w:p w14:paraId="2EBAA50E" w14:textId="77777777" w:rsidR="00064AFE" w:rsidRDefault="00064AFE" w:rsidP="00064AFE"/>
    <w:p w14:paraId="495AD5D7" w14:textId="759FC11C" w:rsidR="00064AFE" w:rsidRDefault="00064AFE" w:rsidP="00064AFE">
      <w:pPr>
        <w:pStyle w:val="Titre3"/>
      </w:pPr>
      <w:commentRangeStart w:id="300"/>
      <w:del w:id="301" w:author="Samuel Galiere" w:date="2020-10-02T15:03:00Z">
        <w:r w:rsidDel="002059A0">
          <w:delText>Ce que j’ai moins aimé, ce qui m’a pris du temps</w:delText>
        </w:r>
        <w:commentRangeEnd w:id="300"/>
        <w:r w:rsidR="00256351" w:rsidDel="002059A0">
          <w:rPr>
            <w:rStyle w:val="Marquedecommentaire"/>
            <w:rFonts w:asciiTheme="minorHAnsi" w:eastAsiaTheme="minorHAnsi" w:hAnsiTheme="minorHAnsi" w:cstheme="minorBidi"/>
            <w:color w:val="auto"/>
          </w:rPr>
          <w:commentReference w:id="300"/>
        </w:r>
      </w:del>
      <w:ins w:id="302" w:author="Samuel Galiere" w:date="2020-10-02T15:03:00Z">
        <w:r w:rsidR="002059A0">
          <w:t>Les points faibles</w:t>
        </w:r>
      </w:ins>
    </w:p>
    <w:p w14:paraId="3CCA6515" w14:textId="77777777" w:rsidR="00064AFE" w:rsidRDefault="00064AFE" w:rsidP="00064AFE"/>
    <w:p w14:paraId="3B94B783" w14:textId="77777777" w:rsidR="00064AFE" w:rsidRDefault="00064AFE" w:rsidP="00064AFE">
      <w:pPr>
        <w:pStyle w:val="Paragraphedeliste"/>
        <w:numPr>
          <w:ilvl w:val="0"/>
          <w:numId w:val="1"/>
        </w:numPr>
      </w:pPr>
      <w:r>
        <w:t>La mise en place des contrôles</w:t>
      </w:r>
    </w:p>
    <w:p w14:paraId="5350F11C" w14:textId="55C29719" w:rsidR="00064AFE" w:rsidRDefault="00064AFE" w:rsidP="00064AFE">
      <w:pPr>
        <w:pStyle w:val="Paragraphedeliste"/>
        <w:numPr>
          <w:ilvl w:val="0"/>
          <w:numId w:val="1"/>
        </w:numPr>
      </w:pPr>
      <w:r>
        <w:t xml:space="preserve">Les loaders </w:t>
      </w:r>
      <w:ins w:id="303" w:author="Samuel Galiere" w:date="2020-10-02T15:33:00Z">
        <w:r w:rsidR="00AB026C">
          <w:t>impossibles à faire fonctionner</w:t>
        </w:r>
      </w:ins>
      <w:del w:id="304" w:author="Samuel Galiere" w:date="2020-10-02T15:33:00Z">
        <w:r w:rsidDel="00AB026C">
          <w:delText xml:space="preserve">qui n’ont fonctionné correctement </w:delText>
        </w:r>
      </w:del>
      <w:del w:id="305" w:author="Samuel Galiere" w:date="2020-10-02T15:32:00Z">
        <w:r w:rsidDel="00AB026C">
          <w:delText>avec moi</w:delText>
        </w:r>
      </w:del>
    </w:p>
    <w:p w14:paraId="633E94D0" w14:textId="0CC03381" w:rsidR="00064AFE" w:rsidRDefault="00064AFE" w:rsidP="00064AFE">
      <w:pPr>
        <w:pStyle w:val="Paragraphedeliste"/>
        <w:numPr>
          <w:ilvl w:val="0"/>
          <w:numId w:val="1"/>
        </w:numPr>
      </w:pPr>
      <w:commentRangeStart w:id="306"/>
      <w:r>
        <w:t>L’arborescence du projet : les exemples sont considérés comme des bibliothèques mais sont quand même dans le dossier exemple</w:t>
      </w:r>
      <w:ins w:id="307" w:author="Samuel Galiere" w:date="2020-10-02T15:04:00Z">
        <w:r w:rsidR="002059A0">
          <w:t>s</w:t>
        </w:r>
      </w:ins>
      <w:r>
        <w:t>…</w:t>
      </w:r>
      <w:commentRangeEnd w:id="306"/>
      <w:r w:rsidR="00256351">
        <w:rPr>
          <w:rStyle w:val="Marquedecommentaire"/>
        </w:rPr>
        <w:commentReference w:id="306"/>
      </w:r>
    </w:p>
    <w:p w14:paraId="72DFE100" w14:textId="77777777" w:rsidR="00064AFE" w:rsidRDefault="00064AFE" w:rsidP="00064AFE">
      <w:pPr>
        <w:pStyle w:val="Paragraphedeliste"/>
        <w:numPr>
          <w:ilvl w:val="0"/>
          <w:numId w:val="1"/>
        </w:numPr>
      </w:pPr>
      <w:r>
        <w:t>Trop verbeux par moment</w:t>
      </w:r>
    </w:p>
    <w:p w14:paraId="11C7BD5B" w14:textId="56875D41" w:rsidR="00064AFE" w:rsidRDefault="00064AFE" w:rsidP="00064AFE">
      <w:pPr>
        <w:pStyle w:val="Paragraphedeliste"/>
        <w:numPr>
          <w:ilvl w:val="0"/>
          <w:numId w:val="1"/>
        </w:numPr>
        <w:rPr>
          <w:ins w:id="308" w:author="Samuel Galiere" w:date="2020-10-02T15:36:00Z"/>
        </w:rPr>
      </w:pPr>
      <w:r>
        <w:t>Parfois trop complexe pour les débutants</w:t>
      </w:r>
    </w:p>
    <w:p w14:paraId="2211627A" w14:textId="77777777" w:rsidR="00AB026C" w:rsidRDefault="00AB026C" w:rsidP="00064AFE">
      <w:pPr>
        <w:pStyle w:val="Paragraphedeliste"/>
        <w:numPr>
          <w:ilvl w:val="0"/>
          <w:numId w:val="1"/>
        </w:numPr>
      </w:pPr>
      <w:bookmarkStart w:id="309" w:name="_GoBack"/>
      <w:bookmarkEnd w:id="309"/>
    </w:p>
    <w:p w14:paraId="36B80561" w14:textId="77777777" w:rsidR="00064AFE" w:rsidRDefault="00064AFE" w:rsidP="00064AFE">
      <w:pPr>
        <w:pStyle w:val="Titre1"/>
      </w:pPr>
      <w:r>
        <w:lastRenderedPageBreak/>
        <w:t>Conclusion</w:t>
      </w:r>
    </w:p>
    <w:p w14:paraId="4CB3325A" w14:textId="77777777" w:rsidR="00064AFE" w:rsidRDefault="00064AFE" w:rsidP="00064AFE"/>
    <w:p w14:paraId="119F97EA" w14:textId="77777777" w:rsidR="002B04A6" w:rsidRPr="00064AFE" w:rsidRDefault="00064AFE" w:rsidP="00064AFE">
      <w:r>
        <w:t>Ma recommandation parait je le pense évidente : il s’agit pour moi de Babylon.js qui remplit tous les critères haut la main et va même au-delà. Je ne pense pas que Three.js soit mauvais pour autant, mais cela dit je doute que cette technologie soit parfaitement adaptée à ce que l’on recherche pour la mise en place du synoptique 3D</w:t>
      </w:r>
      <w:commentRangeStart w:id="310"/>
      <w:r>
        <w:t xml:space="preserve">. Je ne suis pas un professionnel de la 3D </w:t>
      </w:r>
      <w:commentRangeEnd w:id="310"/>
      <w:r w:rsidR="00256351">
        <w:rPr>
          <w:rStyle w:val="Marquedecommentaire"/>
        </w:rPr>
        <w:commentReference w:id="310"/>
      </w:r>
      <w:r>
        <w:t xml:space="preserve">et je ne pense pas que ceux qui reprendront mes travaux seront forcément du métier, alors pour cette raison je pense qu’il vaut mieux s’orienter vers Babylon.js qui rend une copie remarquable. Un bon ensemble cohérent entre le paramétrage à souhait et </w:t>
      </w:r>
      <w:r w:rsidR="002B04A6">
        <w:t>cette idée de Framework qui nous éloigne vraiment bien des problématiques poussées et trop complexes que soulève la 3D.</w:t>
      </w:r>
    </w:p>
    <w:p w14:paraId="3293B118" w14:textId="77777777" w:rsidR="00064AFE" w:rsidRDefault="00064AFE" w:rsidP="00810B11"/>
    <w:p w14:paraId="66FDAB53" w14:textId="77777777" w:rsidR="00810B11" w:rsidRDefault="00810B11" w:rsidP="00810B11"/>
    <w:p w14:paraId="2CA2858A" w14:textId="77777777" w:rsidR="00810B11" w:rsidRDefault="00810B11" w:rsidP="00810B11">
      <w:pPr>
        <w:pStyle w:val="Titre1"/>
      </w:pPr>
      <w:commentRangeStart w:id="311"/>
      <w:r>
        <w:t>Annexes</w:t>
      </w:r>
      <w:commentRangeEnd w:id="311"/>
      <w:r w:rsidR="00256351">
        <w:rPr>
          <w:rStyle w:val="Marquedecommentaire"/>
          <w:rFonts w:asciiTheme="minorHAnsi" w:eastAsiaTheme="minorHAnsi" w:hAnsiTheme="minorHAnsi" w:cstheme="minorBidi"/>
          <w:color w:val="auto"/>
        </w:rPr>
        <w:commentReference w:id="311"/>
      </w:r>
    </w:p>
    <w:p w14:paraId="71E9D8AB" w14:textId="77777777" w:rsidR="00810B11" w:rsidRDefault="00810B11" w:rsidP="00810B11"/>
    <w:p w14:paraId="332A1AA6" w14:textId="77777777" w:rsidR="00810B11" w:rsidRDefault="00810B11" w:rsidP="00810B11">
      <w:r>
        <w:t xml:space="preserve">Site de Babylon.js : </w:t>
      </w:r>
      <w:hyperlink r:id="rId11" w:history="1">
        <w:r>
          <w:rPr>
            <w:rStyle w:val="Lienhypertexte"/>
          </w:rPr>
          <w:t>https://www.babylonjs.com/</w:t>
        </w:r>
      </w:hyperlink>
    </w:p>
    <w:p w14:paraId="714D15F6" w14:textId="77777777" w:rsidR="00810B11" w:rsidRDefault="00810B11" w:rsidP="00810B11">
      <w:r>
        <w:t xml:space="preserve">Documentation Tuto : </w:t>
      </w:r>
      <w:hyperlink r:id="rId12" w:history="1">
        <w:r>
          <w:rPr>
            <w:rStyle w:val="Lienhypertexte"/>
          </w:rPr>
          <w:t>https://doc.babylonjs.com/</w:t>
        </w:r>
      </w:hyperlink>
    </w:p>
    <w:p w14:paraId="35507F65" w14:textId="77777777" w:rsidR="00810B11" w:rsidRDefault="00810B11" w:rsidP="00810B11">
      <w:r>
        <w:t xml:space="preserve">Documentation API : </w:t>
      </w:r>
      <w:hyperlink r:id="rId13" w:history="1">
        <w:r>
          <w:rPr>
            <w:rStyle w:val="Lienhypertexte"/>
          </w:rPr>
          <w:t>https://doc.babylonjs.com/api/</w:t>
        </w:r>
      </w:hyperlink>
    </w:p>
    <w:p w14:paraId="6C341770" w14:textId="77777777" w:rsidR="00810B11" w:rsidRDefault="00810B11" w:rsidP="00810B11">
      <w:r>
        <w:t>Documentation « </w:t>
      </w:r>
      <w:proofErr w:type="spellStart"/>
      <w:r>
        <w:t>HowTo</w:t>
      </w:r>
      <w:proofErr w:type="spellEnd"/>
      <w:r>
        <w:t xml:space="preserve"> ? » : </w:t>
      </w:r>
      <w:hyperlink r:id="rId14" w:history="1">
        <w:r>
          <w:rPr>
            <w:rStyle w:val="Lienhypertexte"/>
          </w:rPr>
          <w:t>https://doc.babylonjs.com/how_to/</w:t>
        </w:r>
      </w:hyperlink>
    </w:p>
    <w:p w14:paraId="2574040C" w14:textId="77777777" w:rsidR="00810B11" w:rsidRPr="00210264" w:rsidRDefault="00810B11" w:rsidP="00810B11">
      <w:pPr>
        <w:rPr>
          <w:lang w:val="en-US"/>
          <w:rPrChange w:id="312" w:author="Samuel Galiere" w:date="2020-09-21T11:36:00Z">
            <w:rPr/>
          </w:rPrChange>
        </w:rPr>
      </w:pPr>
      <w:r w:rsidRPr="00210264">
        <w:rPr>
          <w:lang w:val="en-US"/>
          <w:rPrChange w:id="313" w:author="Samuel Galiere" w:date="2020-09-21T11:36:00Z">
            <w:rPr/>
          </w:rPrChange>
        </w:rPr>
        <w:t xml:space="preserve">Forum </w:t>
      </w:r>
      <w:proofErr w:type="gramStart"/>
      <w:r w:rsidRPr="00210264">
        <w:rPr>
          <w:lang w:val="en-US"/>
          <w:rPrChange w:id="314" w:author="Samuel Galiere" w:date="2020-09-21T11:36:00Z">
            <w:rPr/>
          </w:rPrChange>
        </w:rPr>
        <w:t>1 :</w:t>
      </w:r>
      <w:proofErr w:type="gramEnd"/>
      <w:r w:rsidRPr="00210264">
        <w:rPr>
          <w:lang w:val="en-US"/>
          <w:rPrChange w:id="315" w:author="Samuel Galiere" w:date="2020-09-21T11:36:00Z">
            <w:rPr/>
          </w:rPrChange>
        </w:rPr>
        <w:t xml:space="preserve"> </w:t>
      </w:r>
      <w:r w:rsidR="00F11F26">
        <w:rPr>
          <w:rStyle w:val="Lienhypertexte"/>
        </w:rPr>
        <w:fldChar w:fldCharType="begin"/>
      </w:r>
      <w:r w:rsidR="00F11F26" w:rsidRPr="00210264">
        <w:rPr>
          <w:rStyle w:val="Lienhypertexte"/>
          <w:lang w:val="en-US"/>
          <w:rPrChange w:id="316" w:author="Samuel Galiere" w:date="2020-09-21T11:36:00Z">
            <w:rPr>
              <w:rStyle w:val="Lienhypertexte"/>
            </w:rPr>
          </w:rPrChange>
        </w:rPr>
        <w:instrText xml:space="preserve"> HYPERLINK "https://forum.babylonjs.com/" </w:instrText>
      </w:r>
      <w:r w:rsidR="00F11F26">
        <w:rPr>
          <w:rStyle w:val="Lienhypertexte"/>
        </w:rPr>
        <w:fldChar w:fldCharType="separate"/>
      </w:r>
      <w:r w:rsidRPr="00210264">
        <w:rPr>
          <w:rStyle w:val="Lienhypertexte"/>
          <w:lang w:val="en-US"/>
          <w:rPrChange w:id="317" w:author="Samuel Galiere" w:date="2020-09-21T11:36:00Z">
            <w:rPr>
              <w:rStyle w:val="Lienhypertexte"/>
            </w:rPr>
          </w:rPrChange>
        </w:rPr>
        <w:t>https://forum.babylonjs.com/</w:t>
      </w:r>
      <w:r w:rsidR="00F11F26">
        <w:rPr>
          <w:rStyle w:val="Lienhypertexte"/>
        </w:rPr>
        <w:fldChar w:fldCharType="end"/>
      </w:r>
    </w:p>
    <w:p w14:paraId="6ECC0A9C" w14:textId="77777777" w:rsidR="00810B11" w:rsidRPr="00210264" w:rsidRDefault="00810B11" w:rsidP="00810B11">
      <w:pPr>
        <w:rPr>
          <w:lang w:val="en-US"/>
          <w:rPrChange w:id="318" w:author="Samuel Galiere" w:date="2020-09-21T11:36:00Z">
            <w:rPr/>
          </w:rPrChange>
        </w:rPr>
      </w:pPr>
      <w:r w:rsidRPr="00210264">
        <w:rPr>
          <w:lang w:val="en-US"/>
          <w:rPrChange w:id="319" w:author="Samuel Galiere" w:date="2020-09-21T11:36:00Z">
            <w:rPr/>
          </w:rPrChange>
        </w:rPr>
        <w:t>Forum 2 </w:t>
      </w:r>
      <w:proofErr w:type="spellStart"/>
      <w:r w:rsidRPr="00210264">
        <w:rPr>
          <w:lang w:val="en-US"/>
          <w:rPrChange w:id="320" w:author="Samuel Galiere" w:date="2020-09-21T11:36:00Z">
            <w:rPr/>
          </w:rPrChange>
        </w:rPr>
        <w:t>Ancien</w:t>
      </w:r>
      <w:proofErr w:type="spellEnd"/>
      <w:r w:rsidRPr="00210264">
        <w:rPr>
          <w:lang w:val="en-US"/>
          <w:rPrChange w:id="321" w:author="Samuel Galiere" w:date="2020-09-21T11:36:00Z">
            <w:rPr/>
          </w:rPrChange>
        </w:rPr>
        <w:t xml:space="preserve"> </w:t>
      </w:r>
      <w:proofErr w:type="gramStart"/>
      <w:r w:rsidRPr="00210264">
        <w:rPr>
          <w:lang w:val="en-US"/>
          <w:rPrChange w:id="322" w:author="Samuel Galiere" w:date="2020-09-21T11:36:00Z">
            <w:rPr/>
          </w:rPrChange>
        </w:rPr>
        <w:t>Forum :</w:t>
      </w:r>
      <w:proofErr w:type="gramEnd"/>
      <w:r w:rsidRPr="00210264">
        <w:rPr>
          <w:lang w:val="en-US"/>
          <w:rPrChange w:id="323" w:author="Samuel Galiere" w:date="2020-09-21T11:36:00Z">
            <w:rPr/>
          </w:rPrChange>
        </w:rPr>
        <w:t xml:space="preserve"> </w:t>
      </w:r>
      <w:r w:rsidR="00F11F26">
        <w:rPr>
          <w:rStyle w:val="Lienhypertexte"/>
        </w:rPr>
        <w:fldChar w:fldCharType="begin"/>
      </w:r>
      <w:r w:rsidR="00F11F26" w:rsidRPr="00210264">
        <w:rPr>
          <w:rStyle w:val="Lienhypertexte"/>
          <w:lang w:val="en-US"/>
          <w:rPrChange w:id="324" w:author="Samuel Galiere" w:date="2020-09-21T11:36:00Z">
            <w:rPr>
              <w:rStyle w:val="Lienhypertexte"/>
            </w:rPr>
          </w:rPrChange>
        </w:rPr>
        <w:instrText xml:space="preserve"> HYPERLINK "https://www.html5gamedevs.com/forum/16-babylonjs/" </w:instrText>
      </w:r>
      <w:r w:rsidR="00F11F26">
        <w:rPr>
          <w:rStyle w:val="Lienhypertexte"/>
        </w:rPr>
        <w:fldChar w:fldCharType="separate"/>
      </w:r>
      <w:r w:rsidRPr="00210264">
        <w:rPr>
          <w:rStyle w:val="Lienhypertexte"/>
          <w:lang w:val="en-US"/>
          <w:rPrChange w:id="325" w:author="Samuel Galiere" w:date="2020-09-21T11:36:00Z">
            <w:rPr>
              <w:rStyle w:val="Lienhypertexte"/>
            </w:rPr>
          </w:rPrChange>
        </w:rPr>
        <w:t>https://www.html5gamedevs.com/forum/16-babylonjs/</w:t>
      </w:r>
      <w:r w:rsidR="00F11F26">
        <w:rPr>
          <w:rStyle w:val="Lienhypertexte"/>
        </w:rPr>
        <w:fldChar w:fldCharType="end"/>
      </w:r>
    </w:p>
    <w:p w14:paraId="24C0031A" w14:textId="77777777" w:rsidR="00263D64" w:rsidRPr="00210264" w:rsidRDefault="00810B11" w:rsidP="00810B11">
      <w:pPr>
        <w:rPr>
          <w:lang w:val="en-US"/>
          <w:rPrChange w:id="326" w:author="Samuel Galiere" w:date="2020-09-21T11:36:00Z">
            <w:rPr/>
          </w:rPrChange>
        </w:rPr>
      </w:pPr>
      <w:r w:rsidRPr="00210264">
        <w:rPr>
          <w:lang w:val="en-US"/>
          <w:rPrChange w:id="327" w:author="Samuel Galiere" w:date="2020-09-21T11:36:00Z">
            <w:rPr/>
          </w:rPrChange>
        </w:rPr>
        <w:t xml:space="preserve">Forum </w:t>
      </w:r>
      <w:proofErr w:type="gramStart"/>
      <w:r w:rsidRPr="00210264">
        <w:rPr>
          <w:lang w:val="en-US"/>
          <w:rPrChange w:id="328" w:author="Samuel Galiere" w:date="2020-09-21T11:36:00Z">
            <w:rPr/>
          </w:rPrChange>
        </w:rPr>
        <w:t>3 :</w:t>
      </w:r>
      <w:proofErr w:type="gramEnd"/>
      <w:r w:rsidRPr="00210264">
        <w:rPr>
          <w:lang w:val="en-US"/>
          <w:rPrChange w:id="329" w:author="Samuel Galiere" w:date="2020-09-21T11:36:00Z">
            <w:rPr/>
          </w:rPrChange>
        </w:rPr>
        <w:t xml:space="preserve"> </w:t>
      </w:r>
      <w:r w:rsidR="00F11F26">
        <w:rPr>
          <w:rStyle w:val="Lienhypertexte"/>
        </w:rPr>
        <w:fldChar w:fldCharType="begin"/>
      </w:r>
      <w:r w:rsidR="00F11F26" w:rsidRPr="00210264">
        <w:rPr>
          <w:rStyle w:val="Lienhypertexte"/>
          <w:lang w:val="en-US"/>
          <w:rPrChange w:id="330" w:author="Samuel Galiere" w:date="2020-09-21T11:36:00Z">
            <w:rPr>
              <w:rStyle w:val="Lienhypertexte"/>
            </w:rPr>
          </w:rPrChange>
        </w:rPr>
        <w:instrText xml:space="preserve"> HYPERLINK "https://stackoverflow.com/questions/tagged/babylonjs" </w:instrText>
      </w:r>
      <w:r w:rsidR="00F11F26">
        <w:rPr>
          <w:rStyle w:val="Lienhypertexte"/>
        </w:rPr>
        <w:fldChar w:fldCharType="separate"/>
      </w:r>
      <w:r w:rsidRPr="00210264">
        <w:rPr>
          <w:rStyle w:val="Lienhypertexte"/>
          <w:lang w:val="en-US"/>
          <w:rPrChange w:id="331" w:author="Samuel Galiere" w:date="2020-09-21T11:36:00Z">
            <w:rPr>
              <w:rStyle w:val="Lienhypertexte"/>
            </w:rPr>
          </w:rPrChange>
        </w:rPr>
        <w:t>https://stackoverflow.com/questions/tagged/babylonjs</w:t>
      </w:r>
      <w:r w:rsidR="00F11F26">
        <w:rPr>
          <w:rStyle w:val="Lienhypertexte"/>
        </w:rPr>
        <w:fldChar w:fldCharType="end"/>
      </w:r>
    </w:p>
    <w:p w14:paraId="7543BCCE" w14:textId="77777777" w:rsidR="00810B11" w:rsidRPr="00210264" w:rsidRDefault="00263D64" w:rsidP="00810B11">
      <w:pPr>
        <w:rPr>
          <w:lang w:val="en-US"/>
          <w:rPrChange w:id="332" w:author="Samuel Galiere" w:date="2020-09-21T11:36:00Z">
            <w:rPr/>
          </w:rPrChange>
        </w:rPr>
      </w:pPr>
      <w:proofErr w:type="gramStart"/>
      <w:r w:rsidRPr="00210264">
        <w:rPr>
          <w:lang w:val="en-US"/>
          <w:rPrChange w:id="333" w:author="Samuel Galiere" w:date="2020-09-21T11:36:00Z">
            <w:rPr/>
          </w:rPrChange>
        </w:rPr>
        <w:t>GitHub :</w:t>
      </w:r>
      <w:proofErr w:type="gramEnd"/>
      <w:r w:rsidRPr="00210264">
        <w:rPr>
          <w:lang w:val="en-US"/>
          <w:rPrChange w:id="334" w:author="Samuel Galiere" w:date="2020-09-21T11:36:00Z">
            <w:rPr/>
          </w:rPrChange>
        </w:rPr>
        <w:t xml:space="preserve"> </w:t>
      </w:r>
      <w:r w:rsidR="00F11F26">
        <w:rPr>
          <w:rStyle w:val="Lienhypertexte"/>
        </w:rPr>
        <w:fldChar w:fldCharType="begin"/>
      </w:r>
      <w:r w:rsidR="00F11F26" w:rsidRPr="00210264">
        <w:rPr>
          <w:rStyle w:val="Lienhypertexte"/>
          <w:lang w:val="en-US"/>
          <w:rPrChange w:id="335" w:author="Samuel Galiere" w:date="2020-09-21T11:36:00Z">
            <w:rPr>
              <w:rStyle w:val="Lienhypertexte"/>
            </w:rPr>
          </w:rPrChange>
        </w:rPr>
        <w:instrText xml:space="preserve"> HYPERLINK "https://github.com/BabylonJS/Babylon.js" </w:instrText>
      </w:r>
      <w:r w:rsidR="00F11F26">
        <w:rPr>
          <w:rStyle w:val="Lienhypertexte"/>
        </w:rPr>
        <w:fldChar w:fldCharType="separate"/>
      </w:r>
      <w:r w:rsidRPr="00210264">
        <w:rPr>
          <w:rStyle w:val="Lienhypertexte"/>
          <w:lang w:val="en-US"/>
          <w:rPrChange w:id="336" w:author="Samuel Galiere" w:date="2020-09-21T11:36:00Z">
            <w:rPr>
              <w:rStyle w:val="Lienhypertexte"/>
            </w:rPr>
          </w:rPrChange>
        </w:rPr>
        <w:t>https://github.com/BabylonJS/Babylon.js</w:t>
      </w:r>
      <w:r w:rsidR="00F11F26">
        <w:rPr>
          <w:rStyle w:val="Lienhypertexte"/>
        </w:rPr>
        <w:fldChar w:fldCharType="end"/>
      </w:r>
      <w:r w:rsidR="00810B11" w:rsidRPr="00210264">
        <w:rPr>
          <w:lang w:val="en-US"/>
          <w:rPrChange w:id="337" w:author="Samuel Galiere" w:date="2020-09-21T11:36:00Z">
            <w:rPr/>
          </w:rPrChange>
        </w:rPr>
        <w:t xml:space="preserve"> </w:t>
      </w:r>
    </w:p>
    <w:p w14:paraId="42AF2C2A" w14:textId="77777777" w:rsidR="00810B11" w:rsidRPr="00210264" w:rsidRDefault="00810B11" w:rsidP="00810B11">
      <w:pPr>
        <w:rPr>
          <w:lang w:val="en-US"/>
          <w:rPrChange w:id="338" w:author="Samuel Galiere" w:date="2020-09-21T11:36:00Z">
            <w:rPr/>
          </w:rPrChange>
        </w:rPr>
      </w:pPr>
    </w:p>
    <w:p w14:paraId="553E0E83" w14:textId="77777777" w:rsidR="00810B11" w:rsidRDefault="00810B11" w:rsidP="00810B11">
      <w:r>
        <w:t xml:space="preserve">Site de Three.js : </w:t>
      </w:r>
      <w:hyperlink r:id="rId15" w:history="1">
        <w:r>
          <w:rPr>
            <w:rStyle w:val="Lienhypertexte"/>
          </w:rPr>
          <w:t>https://threejs.org/</w:t>
        </w:r>
      </w:hyperlink>
    </w:p>
    <w:p w14:paraId="48BFADD4" w14:textId="77777777" w:rsidR="00810B11" w:rsidRDefault="00810B11" w:rsidP="00810B11">
      <w:r>
        <w:t xml:space="preserve">Documentation : </w:t>
      </w:r>
      <w:hyperlink r:id="rId16" w:anchor="manual/en/introduction/Creating-a-scene" w:history="1">
        <w:r>
          <w:rPr>
            <w:rStyle w:val="Lienhypertexte"/>
          </w:rPr>
          <w:t>https://threejs.org/docs/index.html#manual/en/introduction/Creating-a-scene</w:t>
        </w:r>
      </w:hyperlink>
    </w:p>
    <w:p w14:paraId="7C7C699D" w14:textId="77777777" w:rsidR="00810B11" w:rsidRDefault="00810B11" w:rsidP="00810B11">
      <w:r>
        <w:t xml:space="preserve">Aide : </w:t>
      </w:r>
      <w:hyperlink r:id="rId17" w:history="1">
        <w:r>
          <w:rPr>
            <w:rStyle w:val="Lienhypertexte"/>
          </w:rPr>
          <w:t>https://threejsfundamentals.org/</w:t>
        </w:r>
      </w:hyperlink>
    </w:p>
    <w:p w14:paraId="4BECB6CD" w14:textId="77777777" w:rsidR="00810B11" w:rsidRDefault="00810B11" w:rsidP="00810B11">
      <w:r>
        <w:t xml:space="preserve">Forum 1 : </w:t>
      </w:r>
      <w:hyperlink r:id="rId18" w:history="1">
        <w:r>
          <w:rPr>
            <w:rStyle w:val="Lienhypertexte"/>
          </w:rPr>
          <w:t>https://discourse.threejs.org/</w:t>
        </w:r>
      </w:hyperlink>
    </w:p>
    <w:p w14:paraId="532DBF99" w14:textId="77777777" w:rsidR="00810B11" w:rsidRPr="00210264" w:rsidRDefault="00810B11" w:rsidP="00810B11">
      <w:pPr>
        <w:rPr>
          <w:lang w:val="en-US"/>
          <w:rPrChange w:id="339" w:author="Samuel Galiere" w:date="2020-09-21T11:36:00Z">
            <w:rPr/>
          </w:rPrChange>
        </w:rPr>
      </w:pPr>
      <w:r w:rsidRPr="00210264">
        <w:rPr>
          <w:lang w:val="en-US"/>
          <w:rPrChange w:id="340" w:author="Samuel Galiere" w:date="2020-09-21T11:36:00Z">
            <w:rPr/>
          </w:rPrChange>
        </w:rPr>
        <w:t xml:space="preserve">Forum </w:t>
      </w:r>
      <w:proofErr w:type="gramStart"/>
      <w:r w:rsidRPr="00210264">
        <w:rPr>
          <w:lang w:val="en-US"/>
          <w:rPrChange w:id="341" w:author="Samuel Galiere" w:date="2020-09-21T11:36:00Z">
            <w:rPr/>
          </w:rPrChange>
        </w:rPr>
        <w:t>2 :</w:t>
      </w:r>
      <w:proofErr w:type="gramEnd"/>
      <w:r w:rsidRPr="00210264">
        <w:rPr>
          <w:lang w:val="en-US"/>
          <w:rPrChange w:id="342" w:author="Samuel Galiere" w:date="2020-09-21T11:36:00Z">
            <w:rPr/>
          </w:rPrChange>
        </w:rPr>
        <w:t xml:space="preserve"> </w:t>
      </w:r>
      <w:r w:rsidR="00F11F26">
        <w:rPr>
          <w:rStyle w:val="Lienhypertexte"/>
        </w:rPr>
        <w:fldChar w:fldCharType="begin"/>
      </w:r>
      <w:r w:rsidR="00F11F26" w:rsidRPr="00210264">
        <w:rPr>
          <w:rStyle w:val="Lienhypertexte"/>
          <w:lang w:val="en-US"/>
          <w:rPrChange w:id="343" w:author="Samuel Galiere" w:date="2020-09-21T11:36:00Z">
            <w:rPr>
              <w:rStyle w:val="Lienhypertexte"/>
            </w:rPr>
          </w:rPrChange>
        </w:rPr>
        <w:instrText xml:space="preserve"> HYPERLINK "https://stackoverflow.com/questions/tagged/three.js" </w:instrText>
      </w:r>
      <w:r w:rsidR="00F11F26">
        <w:rPr>
          <w:rStyle w:val="Lienhypertexte"/>
        </w:rPr>
        <w:fldChar w:fldCharType="separate"/>
      </w:r>
      <w:r w:rsidRPr="00210264">
        <w:rPr>
          <w:rStyle w:val="Lienhypertexte"/>
          <w:lang w:val="en-US"/>
          <w:rPrChange w:id="344" w:author="Samuel Galiere" w:date="2020-09-21T11:36:00Z">
            <w:rPr>
              <w:rStyle w:val="Lienhypertexte"/>
            </w:rPr>
          </w:rPrChange>
        </w:rPr>
        <w:t>https://stackoverflow.com/questions/tagged/three.js</w:t>
      </w:r>
      <w:r w:rsidR="00F11F26">
        <w:rPr>
          <w:rStyle w:val="Lienhypertexte"/>
        </w:rPr>
        <w:fldChar w:fldCharType="end"/>
      </w:r>
    </w:p>
    <w:p w14:paraId="1D1C245B" w14:textId="77777777" w:rsidR="00810B11" w:rsidRPr="00210264" w:rsidRDefault="00810B11" w:rsidP="00810B11">
      <w:pPr>
        <w:rPr>
          <w:lang w:val="en-US"/>
          <w:rPrChange w:id="345" w:author="Samuel Galiere" w:date="2020-09-21T11:36:00Z">
            <w:rPr/>
          </w:rPrChange>
        </w:rPr>
      </w:pPr>
      <w:proofErr w:type="gramStart"/>
      <w:r w:rsidRPr="00210264">
        <w:rPr>
          <w:lang w:val="en-US"/>
          <w:rPrChange w:id="346" w:author="Samuel Galiere" w:date="2020-09-21T11:36:00Z">
            <w:rPr/>
          </w:rPrChange>
        </w:rPr>
        <w:t>GitHub :</w:t>
      </w:r>
      <w:proofErr w:type="gramEnd"/>
      <w:r w:rsidRPr="00210264">
        <w:rPr>
          <w:lang w:val="en-US"/>
          <w:rPrChange w:id="347" w:author="Samuel Galiere" w:date="2020-09-21T11:36:00Z">
            <w:rPr/>
          </w:rPrChange>
        </w:rPr>
        <w:t xml:space="preserve"> </w:t>
      </w:r>
      <w:r w:rsidR="00F11F26">
        <w:rPr>
          <w:rStyle w:val="Lienhypertexte"/>
        </w:rPr>
        <w:fldChar w:fldCharType="begin"/>
      </w:r>
      <w:r w:rsidR="00F11F26" w:rsidRPr="00210264">
        <w:rPr>
          <w:rStyle w:val="Lienhypertexte"/>
          <w:lang w:val="en-US"/>
          <w:rPrChange w:id="348" w:author="Samuel Galiere" w:date="2020-09-21T11:36:00Z">
            <w:rPr>
              <w:rStyle w:val="Lienhypertexte"/>
            </w:rPr>
          </w:rPrChange>
        </w:rPr>
        <w:instrText xml:space="preserve"> HYPERLINK "https://github.com/mrdoob/three.js/" </w:instrText>
      </w:r>
      <w:r w:rsidR="00F11F26">
        <w:rPr>
          <w:rStyle w:val="Lienhypertexte"/>
        </w:rPr>
        <w:fldChar w:fldCharType="separate"/>
      </w:r>
      <w:r w:rsidRPr="00210264">
        <w:rPr>
          <w:rStyle w:val="Lienhypertexte"/>
          <w:lang w:val="en-US"/>
          <w:rPrChange w:id="349" w:author="Samuel Galiere" w:date="2020-09-21T11:36:00Z">
            <w:rPr>
              <w:rStyle w:val="Lienhypertexte"/>
            </w:rPr>
          </w:rPrChange>
        </w:rPr>
        <w:t>https://github.com/mrdoob/three.js/</w:t>
      </w:r>
      <w:r w:rsidR="00F11F26">
        <w:rPr>
          <w:rStyle w:val="Lienhypertexte"/>
        </w:rPr>
        <w:fldChar w:fldCharType="end"/>
      </w:r>
    </w:p>
    <w:p w14:paraId="5BAB6D61" w14:textId="77777777" w:rsidR="00AE7177" w:rsidRPr="00210264" w:rsidRDefault="00AE7177" w:rsidP="00882AEF">
      <w:pPr>
        <w:rPr>
          <w:lang w:val="en-US"/>
          <w:rPrChange w:id="350" w:author="Samuel Galiere" w:date="2020-09-21T11:36:00Z">
            <w:rPr/>
          </w:rPrChange>
        </w:rPr>
      </w:pPr>
    </w:p>
    <w:p w14:paraId="5A901687" w14:textId="77777777" w:rsidR="00263D64" w:rsidRPr="00210264" w:rsidRDefault="00263D64" w:rsidP="00882AEF">
      <w:pPr>
        <w:rPr>
          <w:lang w:val="en-US"/>
          <w:rPrChange w:id="351" w:author="Samuel Galiere" w:date="2020-09-21T11:36:00Z">
            <w:rPr/>
          </w:rPrChange>
        </w:rPr>
      </w:pPr>
      <w:proofErr w:type="gramStart"/>
      <w:r w:rsidRPr="00210264">
        <w:rPr>
          <w:lang w:val="en-US"/>
          <w:rPrChange w:id="352" w:author="Samuel Galiere" w:date="2020-09-21T11:36:00Z">
            <w:rPr/>
          </w:rPrChange>
        </w:rPr>
        <w:t>Jetty :</w:t>
      </w:r>
      <w:proofErr w:type="gramEnd"/>
      <w:r w:rsidRPr="00210264">
        <w:rPr>
          <w:lang w:val="en-US"/>
          <w:rPrChange w:id="353" w:author="Samuel Galiere" w:date="2020-09-21T11:36:00Z">
            <w:rPr/>
          </w:rPrChange>
        </w:rPr>
        <w:t xml:space="preserve"> </w:t>
      </w:r>
      <w:r w:rsidR="00F11F26">
        <w:rPr>
          <w:rStyle w:val="Lienhypertexte"/>
        </w:rPr>
        <w:fldChar w:fldCharType="begin"/>
      </w:r>
      <w:r w:rsidR="00F11F26" w:rsidRPr="00210264">
        <w:rPr>
          <w:rStyle w:val="Lienhypertexte"/>
          <w:lang w:val="en-US"/>
          <w:rPrChange w:id="354" w:author="Samuel Galiere" w:date="2020-09-21T11:36:00Z">
            <w:rPr>
              <w:rStyle w:val="Lienhypertexte"/>
            </w:rPr>
          </w:rPrChange>
        </w:rPr>
        <w:instrText xml:space="preserve"> HYPERLINK "https://www.eclipse.org/jetty/" </w:instrText>
      </w:r>
      <w:r w:rsidR="00F11F26">
        <w:rPr>
          <w:rStyle w:val="Lienhypertexte"/>
        </w:rPr>
        <w:fldChar w:fldCharType="separate"/>
      </w:r>
      <w:r w:rsidRPr="00210264">
        <w:rPr>
          <w:rStyle w:val="Lienhypertexte"/>
          <w:lang w:val="en-US"/>
          <w:rPrChange w:id="355" w:author="Samuel Galiere" w:date="2020-09-21T11:36:00Z">
            <w:rPr>
              <w:rStyle w:val="Lienhypertexte"/>
            </w:rPr>
          </w:rPrChange>
        </w:rPr>
        <w:t>https://www.eclipse.org/jetty/</w:t>
      </w:r>
      <w:r w:rsidR="00F11F26">
        <w:rPr>
          <w:rStyle w:val="Lienhypertexte"/>
        </w:rPr>
        <w:fldChar w:fldCharType="end"/>
      </w:r>
    </w:p>
    <w:p w14:paraId="64BD0F49" w14:textId="77777777" w:rsidR="00263D64" w:rsidRDefault="00263D64" w:rsidP="00882AEF">
      <w:r>
        <w:t xml:space="preserve">Node.js : </w:t>
      </w:r>
      <w:hyperlink r:id="rId19" w:history="1">
        <w:r>
          <w:rPr>
            <w:rStyle w:val="Lienhypertexte"/>
          </w:rPr>
          <w:t>https://nodejs.org/en/</w:t>
        </w:r>
      </w:hyperlink>
    </w:p>
    <w:p w14:paraId="44003FFB" w14:textId="77777777" w:rsidR="00263D64" w:rsidRPr="00882AEF" w:rsidRDefault="00263D64" w:rsidP="00882AEF"/>
    <w:sectPr w:rsidR="00263D64" w:rsidRPr="00882AE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lien SUAREZ" w:date="2020-09-04T14:29:00Z" w:initials="JS">
    <w:p w14:paraId="407E2F8D" w14:textId="77777777" w:rsidR="0001793E" w:rsidRDefault="0001793E">
      <w:pPr>
        <w:pStyle w:val="Commentaire"/>
      </w:pPr>
      <w:r>
        <w:rPr>
          <w:rStyle w:val="Marquedecommentaire"/>
        </w:rPr>
        <w:annotationRef/>
      </w:r>
      <w:r>
        <w:t xml:space="preserve">Remarque générale : </w:t>
      </w:r>
    </w:p>
    <w:p w14:paraId="43F2FE8D" w14:textId="77777777" w:rsidR="0001793E" w:rsidRDefault="0001793E">
      <w:pPr>
        <w:pStyle w:val="Commentaire"/>
      </w:pPr>
      <w:r>
        <w:t xml:space="preserve">L’utilisation du </w:t>
      </w:r>
      <w:proofErr w:type="spellStart"/>
      <w:r>
        <w:t>je</w:t>
      </w:r>
      <w:proofErr w:type="spellEnd"/>
      <w:r>
        <w:t xml:space="preserve"> à </w:t>
      </w:r>
      <w:proofErr w:type="spellStart"/>
      <w:r>
        <w:t>bein</w:t>
      </w:r>
      <w:proofErr w:type="spellEnd"/>
      <w:r>
        <w:t xml:space="preserve"> sa place dans un rapport de stage, mais dans un compte rendu technique moins, même si ce</w:t>
      </w:r>
      <w:r w:rsidR="00D21925">
        <w:t xml:space="preserve">la n’est pas une faute en soi. Je pense qu’il faut </w:t>
      </w:r>
      <w:proofErr w:type="gramStart"/>
      <w:r w:rsidR="00D21925">
        <w:t>privilégié</w:t>
      </w:r>
      <w:proofErr w:type="gramEnd"/>
      <w:r w:rsidR="00D21925">
        <w:t xml:space="preserve"> une neutralité.   </w:t>
      </w:r>
    </w:p>
  </w:comment>
  <w:comment w:id="9" w:author="Julien SUAREZ" w:date="2020-09-04T14:22:00Z" w:initials="JS">
    <w:p w14:paraId="5C1C4841" w14:textId="77777777" w:rsidR="0001793E" w:rsidRDefault="0001793E">
      <w:pPr>
        <w:pStyle w:val="Commentaire"/>
      </w:pPr>
      <w:r>
        <w:rPr>
          <w:rStyle w:val="Marquedecommentaire"/>
        </w:rPr>
        <w:annotationRef/>
      </w:r>
      <w:proofErr w:type="gramStart"/>
      <w:r>
        <w:t>pieds</w:t>
      </w:r>
      <w:proofErr w:type="gramEnd"/>
    </w:p>
  </w:comment>
  <w:comment w:id="12" w:author="Julien SUAREZ" w:date="2020-09-04T14:24:00Z" w:initials="JS">
    <w:p w14:paraId="440CC812" w14:textId="77777777" w:rsidR="0001793E" w:rsidRDefault="0001793E">
      <w:pPr>
        <w:pStyle w:val="Commentaire"/>
      </w:pPr>
      <w:r>
        <w:rPr>
          <w:rStyle w:val="Marquedecommentaire"/>
        </w:rPr>
        <w:annotationRef/>
      </w:r>
      <w:proofErr w:type="gramStart"/>
      <w:r>
        <w:t>quel</w:t>
      </w:r>
      <w:proofErr w:type="gramEnd"/>
    </w:p>
  </w:comment>
  <w:comment w:id="19" w:author="Julien SUAREZ" w:date="2020-09-04T14:25:00Z" w:initials="JS">
    <w:p w14:paraId="396427F1" w14:textId="77777777" w:rsidR="0001793E" w:rsidRDefault="0001793E">
      <w:pPr>
        <w:pStyle w:val="Commentaire"/>
      </w:pPr>
      <w:r>
        <w:rPr>
          <w:rStyle w:val="Marquedecommentaire"/>
        </w:rPr>
        <w:annotationRef/>
      </w:r>
      <w:r>
        <w:t>Un lien serai le bien venu</w:t>
      </w:r>
    </w:p>
  </w:comment>
  <w:comment w:id="24" w:author="Julien SUAREZ" w:date="2020-09-04T14:26:00Z" w:initials="JS">
    <w:p w14:paraId="525D1461" w14:textId="77777777" w:rsidR="0001793E" w:rsidRDefault="0001793E">
      <w:pPr>
        <w:pStyle w:val="Commentaire"/>
      </w:pPr>
      <w:r>
        <w:rPr>
          <w:rStyle w:val="Marquedecommentaire"/>
        </w:rPr>
        <w:annotationRef/>
      </w:r>
      <w:r>
        <w:rPr>
          <w:rStyle w:val="Marquedecommentaire"/>
        </w:rPr>
        <w:t>Je pense qu’ajouter des extraits de code aiderai à la compréhension des explications</w:t>
      </w:r>
    </w:p>
  </w:comment>
  <w:comment w:id="109" w:author="Julien SUAREZ" w:date="2020-09-04T14:28:00Z" w:initials="JS">
    <w:p w14:paraId="57E3A02F" w14:textId="77777777" w:rsidR="0001793E" w:rsidRDefault="0001793E">
      <w:pPr>
        <w:pStyle w:val="Commentaire"/>
      </w:pPr>
      <w:r>
        <w:rPr>
          <w:rStyle w:val="Marquedecommentaire"/>
        </w:rPr>
        <w:annotationRef/>
      </w:r>
      <w:r>
        <w:t>Cette formule n</w:t>
      </w:r>
      <w:r w:rsidR="00D21925">
        <w:t>’</w:t>
      </w:r>
      <w:r>
        <w:t>a pas trop sa place dans un rapport</w:t>
      </w:r>
    </w:p>
  </w:comment>
  <w:comment w:id="131" w:author="Julien SUAREZ" w:date="2020-09-04T14:34:00Z" w:initials="JS">
    <w:p w14:paraId="528507D6" w14:textId="77777777" w:rsidR="00D21925" w:rsidRDefault="00D21925">
      <w:pPr>
        <w:pStyle w:val="Commentaire"/>
      </w:pPr>
      <w:r>
        <w:rPr>
          <w:rStyle w:val="Marquedecommentaire"/>
        </w:rPr>
        <w:annotationRef/>
      </w:r>
      <w:r>
        <w:t>Formule trop familière</w:t>
      </w:r>
    </w:p>
  </w:comment>
  <w:comment w:id="143" w:author="Julien SUAREZ" w:date="2020-09-04T14:36:00Z" w:initials="JS">
    <w:p w14:paraId="548A71A3" w14:textId="77777777" w:rsidR="00D21925" w:rsidRDefault="00D21925">
      <w:pPr>
        <w:pStyle w:val="Commentaire"/>
      </w:pPr>
      <w:r>
        <w:rPr>
          <w:rStyle w:val="Marquedecommentaire"/>
        </w:rPr>
        <w:annotationRef/>
      </w:r>
      <w:r>
        <w:t>Comme mentionné plus haut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60" w:author="Julien SUAREZ" w:date="2020-09-04T14:41:00Z" w:initials="JS">
    <w:p w14:paraId="5E364C56" w14:textId="77777777" w:rsidR="00D21925" w:rsidRDefault="00D21925">
      <w:pPr>
        <w:pStyle w:val="Commentaire"/>
      </w:pPr>
      <w:r>
        <w:rPr>
          <w:rStyle w:val="Marquedecommentaire"/>
        </w:rPr>
        <w:annotationRef/>
      </w:r>
      <w:r>
        <w:t>Les points fort</w:t>
      </w:r>
      <w:r w:rsidR="00B51328">
        <w:t> : un style de texte serai le bien venu</w:t>
      </w:r>
    </w:p>
  </w:comment>
  <w:comment w:id="163" w:author="Julien SUAREZ" w:date="2020-09-04T14:42:00Z" w:initials="JS">
    <w:p w14:paraId="641B5C14" w14:textId="77777777" w:rsidR="00B51328" w:rsidRDefault="00B51328">
      <w:pPr>
        <w:pStyle w:val="Commentaire"/>
      </w:pPr>
      <w:r>
        <w:rPr>
          <w:rStyle w:val="Marquedecommentaire"/>
        </w:rPr>
        <w:annotationRef/>
      </w:r>
      <w:r>
        <w:t xml:space="preserve">Le fait </w:t>
      </w:r>
      <w:proofErr w:type="gramStart"/>
      <w:r>
        <w:t>que ,</w:t>
      </w:r>
      <w:proofErr w:type="gramEnd"/>
      <w:r>
        <w:t xml:space="preserve"> c’est une formule peu élégante</w:t>
      </w:r>
    </w:p>
  </w:comment>
  <w:comment w:id="168" w:author="Julien SUAREZ" w:date="2020-09-04T14:41:00Z" w:initials="JS">
    <w:p w14:paraId="08A84722" w14:textId="77777777" w:rsidR="00B51328" w:rsidRDefault="00D21925" w:rsidP="00B51328">
      <w:pPr>
        <w:pStyle w:val="Commentaire"/>
      </w:pPr>
      <w:r>
        <w:rPr>
          <w:rStyle w:val="Marquedecommentaire"/>
        </w:rPr>
        <w:annotationRef/>
      </w:r>
      <w:r>
        <w:t>Les points faible</w:t>
      </w:r>
      <w:r w:rsidR="00B51328">
        <w:t xml:space="preserve"> un style de texte serai le bien venu</w:t>
      </w:r>
    </w:p>
    <w:p w14:paraId="3ABD8AFD" w14:textId="77777777" w:rsidR="00D21925" w:rsidRDefault="00D21925">
      <w:pPr>
        <w:pStyle w:val="Commentaire"/>
      </w:pPr>
    </w:p>
  </w:comment>
  <w:comment w:id="175" w:author="Julien SUAREZ" w:date="2020-09-04T14:44:00Z" w:initials="JS">
    <w:p w14:paraId="1489E920" w14:textId="77777777" w:rsidR="00B51328" w:rsidRDefault="00B51328">
      <w:pPr>
        <w:pStyle w:val="Commentaire"/>
      </w:pPr>
      <w:r>
        <w:rPr>
          <w:rStyle w:val="Marquedecommentaire"/>
        </w:rPr>
        <w:annotationRef/>
      </w:r>
      <w:r>
        <w:t>Ça va bien dans un rapport de stage, mais sur une analyse technique. Je conclurais plutôt par :</w:t>
      </w:r>
    </w:p>
    <w:p w14:paraId="09C1229B" w14:textId="77777777" w:rsidR="00B51328" w:rsidRDefault="00B51328">
      <w:pPr>
        <w:pStyle w:val="Commentaire"/>
      </w:pPr>
      <w:proofErr w:type="spellStart"/>
      <w:r>
        <w:t>BabylonJS</w:t>
      </w:r>
      <w:proofErr w:type="spellEnd"/>
      <w:r>
        <w:t xml:space="preserve"> est un </w:t>
      </w:r>
      <w:proofErr w:type="spellStart"/>
      <w:r>
        <w:t>framework</w:t>
      </w:r>
      <w:proofErr w:type="spellEnd"/>
      <w:r>
        <w:t xml:space="preserve"> facile à prendre en main même pour débutant, qui offre une très bonne expérience sur le sujet.</w:t>
      </w:r>
    </w:p>
  </w:comment>
  <w:comment w:id="237" w:author="Julien SUAREZ" w:date="2020-09-04T15:04:00Z" w:initials="JS">
    <w:p w14:paraId="51594DB4" w14:textId="77777777" w:rsidR="00256351" w:rsidRDefault="00256351">
      <w:pPr>
        <w:pStyle w:val="Commentaire"/>
      </w:pPr>
      <w:r>
        <w:rPr>
          <w:rStyle w:val="Marquedecommentaire"/>
        </w:rPr>
        <w:annotationRef/>
      </w:r>
      <w:r>
        <w:t>Rapport de stage : A remplacé par : Ce bug non résolu à bloquer le développement (à corriger si tu arrives à avancer)</w:t>
      </w:r>
    </w:p>
  </w:comment>
  <w:comment w:id="297" w:author="Julien SUAREZ" w:date="2020-09-04T15:07:00Z" w:initials="JS">
    <w:p w14:paraId="6A06D179" w14:textId="77777777" w:rsidR="00256351" w:rsidRDefault="00256351">
      <w:pPr>
        <w:pStyle w:val="Commentaire"/>
      </w:pPr>
      <w:r>
        <w:rPr>
          <w:rStyle w:val="Marquedecommentaire"/>
        </w:rPr>
        <w:annotationRef/>
      </w:r>
      <w:r>
        <w:t xml:space="preserve">Même remarque que sur </w:t>
      </w:r>
      <w:proofErr w:type="spellStart"/>
      <w:r>
        <w:t>babylon</w:t>
      </w:r>
      <w:proofErr w:type="spellEnd"/>
    </w:p>
  </w:comment>
  <w:comment w:id="300" w:author="Julien SUAREZ" w:date="2020-09-04T15:07:00Z" w:initials="JS">
    <w:p w14:paraId="229EFC0E" w14:textId="77777777" w:rsidR="00256351" w:rsidRDefault="00256351">
      <w:pPr>
        <w:pStyle w:val="Commentaire"/>
      </w:pPr>
      <w:r>
        <w:rPr>
          <w:rStyle w:val="Marquedecommentaire"/>
        </w:rPr>
        <w:annotationRef/>
      </w:r>
      <w:r>
        <w:rPr>
          <w:rStyle w:val="Marquedecommentaire"/>
        </w:rPr>
        <w:annotationRef/>
      </w:r>
      <w:r>
        <w:t xml:space="preserve">Même remarque que sur </w:t>
      </w:r>
      <w:proofErr w:type="spellStart"/>
      <w:r>
        <w:t>babylon</w:t>
      </w:r>
      <w:proofErr w:type="spellEnd"/>
    </w:p>
  </w:comment>
  <w:comment w:id="306" w:author="Julien SUAREZ" w:date="2020-09-04T15:08:00Z" w:initials="JS">
    <w:p w14:paraId="48386A8B" w14:textId="77777777" w:rsidR="00256351" w:rsidRDefault="00256351">
      <w:pPr>
        <w:pStyle w:val="Commentaire"/>
      </w:pPr>
      <w:r>
        <w:rPr>
          <w:rStyle w:val="Marquedecommentaire"/>
        </w:rPr>
        <w:annotationRef/>
      </w:r>
      <w:r>
        <w:t xml:space="preserve">Nota bene : Dans les sources tous le répertoire git est mis en lib, hors seulement le dossier exemple et </w:t>
      </w:r>
      <w:proofErr w:type="spellStart"/>
      <w:proofErr w:type="gramStart"/>
      <w:r>
        <w:t>build</w:t>
      </w:r>
      <w:proofErr w:type="spellEnd"/>
      <w:r>
        <w:t>(</w:t>
      </w:r>
      <w:proofErr w:type="gramEnd"/>
      <w:r>
        <w:t>il me semble ) sont nécessaire.</w:t>
      </w:r>
    </w:p>
  </w:comment>
  <w:comment w:id="310" w:author="Julien SUAREZ" w:date="2020-09-04T15:10:00Z" w:initials="JS">
    <w:p w14:paraId="375C3EF2" w14:textId="77777777" w:rsidR="00256351" w:rsidRDefault="00256351">
      <w:pPr>
        <w:pStyle w:val="Commentaire"/>
      </w:pPr>
      <w:r>
        <w:rPr>
          <w:rStyle w:val="Marquedecommentaire"/>
        </w:rPr>
        <w:annotationRef/>
      </w:r>
      <w:r>
        <w:t>Ne te dévalorise pas</w:t>
      </w:r>
    </w:p>
  </w:comment>
  <w:comment w:id="311" w:author="Julien SUAREZ" w:date="2020-09-04T15:11:00Z" w:initials="JS">
    <w:p w14:paraId="68E7ABB1" w14:textId="77777777" w:rsidR="00256351" w:rsidRDefault="00256351">
      <w:pPr>
        <w:pStyle w:val="Commentaire"/>
      </w:pPr>
      <w:r>
        <w:rPr>
          <w:rStyle w:val="Marquedecommentaire"/>
        </w:rPr>
        <w:annotationRef/>
      </w:r>
      <w:r>
        <w:t>IL serait bien que tu nous indique quel lien t’a permis de résoudre quel problème (juste les points importants et si possible le line du fil de discussion dans les forums)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F2FE8D" w15:done="0"/>
  <w15:commentEx w15:paraId="5C1C4841" w15:done="0"/>
  <w15:commentEx w15:paraId="440CC812" w15:done="0"/>
  <w15:commentEx w15:paraId="396427F1" w15:done="0"/>
  <w15:commentEx w15:paraId="525D1461" w15:done="0"/>
  <w15:commentEx w15:paraId="57E3A02F" w15:done="0"/>
  <w15:commentEx w15:paraId="528507D6" w15:done="0"/>
  <w15:commentEx w15:paraId="548A71A3" w15:done="0"/>
  <w15:commentEx w15:paraId="5E364C56" w15:done="0"/>
  <w15:commentEx w15:paraId="641B5C14" w15:done="0"/>
  <w15:commentEx w15:paraId="3ABD8AFD" w15:done="0"/>
  <w15:commentEx w15:paraId="09C1229B" w15:done="0"/>
  <w15:commentEx w15:paraId="51594DB4" w15:done="0"/>
  <w15:commentEx w15:paraId="6A06D179" w15:done="0"/>
  <w15:commentEx w15:paraId="229EFC0E" w15:done="0"/>
  <w15:commentEx w15:paraId="48386A8B" w15:done="0"/>
  <w15:commentEx w15:paraId="375C3EF2" w15:done="0"/>
  <w15:commentEx w15:paraId="68E7AB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F2FE8D" w16cid:durableId="22FCCDE5"/>
  <w16cid:commentId w16cid:paraId="5C1C4841" w16cid:durableId="22FCCC11"/>
  <w16cid:commentId w16cid:paraId="440CC812" w16cid:durableId="22FCCC93"/>
  <w16cid:commentId w16cid:paraId="396427F1" w16cid:durableId="22FCCCBC"/>
  <w16cid:commentId w16cid:paraId="525D1461" w16cid:durableId="22FCCCFF"/>
  <w16cid:commentId w16cid:paraId="57E3A02F" w16cid:durableId="22FCCD8C"/>
  <w16cid:commentId w16cid:paraId="528507D6" w16cid:durableId="22FCCF07"/>
  <w16cid:commentId w16cid:paraId="548A71A3" w16cid:durableId="22FCCF5B"/>
  <w16cid:commentId w16cid:paraId="5E364C56" w16cid:durableId="22FCD09E"/>
  <w16cid:commentId w16cid:paraId="641B5C14" w16cid:durableId="22FCD0C6"/>
  <w16cid:commentId w16cid:paraId="3ABD8AFD" w16cid:durableId="22FCD0AA"/>
  <w16cid:commentId w16cid:paraId="09C1229B" w16cid:durableId="22FCD15F"/>
  <w16cid:commentId w16cid:paraId="51594DB4" w16cid:durableId="22FCD5E9"/>
  <w16cid:commentId w16cid:paraId="6A06D179" w16cid:durableId="22FCD6AE"/>
  <w16cid:commentId w16cid:paraId="229EFC0E" w16cid:durableId="22FCD6C1"/>
  <w16cid:commentId w16cid:paraId="48386A8B" w16cid:durableId="22FCD6EB"/>
  <w16cid:commentId w16cid:paraId="375C3EF2" w16cid:durableId="22FCD762"/>
  <w16cid:commentId w16cid:paraId="68E7ABB1" w16cid:durableId="22FCD7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B7047" w14:textId="77777777" w:rsidR="006B5A39" w:rsidRDefault="006B5A39" w:rsidP="00D70AF7">
      <w:pPr>
        <w:spacing w:after="0" w:line="240" w:lineRule="auto"/>
      </w:pPr>
      <w:r>
        <w:separator/>
      </w:r>
    </w:p>
  </w:endnote>
  <w:endnote w:type="continuationSeparator" w:id="0">
    <w:p w14:paraId="1A52A534" w14:textId="77777777" w:rsidR="006B5A39" w:rsidRDefault="006B5A39" w:rsidP="00D70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F4312" w14:textId="77777777" w:rsidR="006B5A39" w:rsidRDefault="006B5A39" w:rsidP="00D70AF7">
      <w:pPr>
        <w:spacing w:after="0" w:line="240" w:lineRule="auto"/>
      </w:pPr>
      <w:r>
        <w:separator/>
      </w:r>
    </w:p>
  </w:footnote>
  <w:footnote w:type="continuationSeparator" w:id="0">
    <w:p w14:paraId="20669073" w14:textId="77777777" w:rsidR="006B5A39" w:rsidRDefault="006B5A39" w:rsidP="00D70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1E5535"/>
    <w:multiLevelType w:val="hybridMultilevel"/>
    <w:tmpl w:val="99781A6E"/>
    <w:lvl w:ilvl="0" w:tplc="B168882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en SUAREZ">
    <w15:presenceInfo w15:providerId="AD" w15:userId="S::julien.suarez@editag.eu::0fbd2a75-5c39-49cf-a67c-19aea7e8b4e4"/>
  </w15:person>
  <w15:person w15:author="Samuel Galiere">
    <w15:presenceInfo w15:providerId="Windows Live" w15:userId="b0bed8b0951ec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FB5"/>
    <w:rsid w:val="0001793E"/>
    <w:rsid w:val="00021FBB"/>
    <w:rsid w:val="00057BB7"/>
    <w:rsid w:val="00064AFE"/>
    <w:rsid w:val="000B3811"/>
    <w:rsid w:val="000C6738"/>
    <w:rsid w:val="000F70A7"/>
    <w:rsid w:val="00123DA4"/>
    <w:rsid w:val="00163112"/>
    <w:rsid w:val="0017014A"/>
    <w:rsid w:val="00196FB5"/>
    <w:rsid w:val="001F4D59"/>
    <w:rsid w:val="002059A0"/>
    <w:rsid w:val="00207AB5"/>
    <w:rsid w:val="00210264"/>
    <w:rsid w:val="00211D9C"/>
    <w:rsid w:val="00223ED8"/>
    <w:rsid w:val="00235991"/>
    <w:rsid w:val="00241C25"/>
    <w:rsid w:val="002553B9"/>
    <w:rsid w:val="00256351"/>
    <w:rsid w:val="00263D64"/>
    <w:rsid w:val="002B04A6"/>
    <w:rsid w:val="002C694C"/>
    <w:rsid w:val="00373984"/>
    <w:rsid w:val="00386093"/>
    <w:rsid w:val="003C008D"/>
    <w:rsid w:val="003D60C3"/>
    <w:rsid w:val="003E6817"/>
    <w:rsid w:val="003F7EB7"/>
    <w:rsid w:val="004805CC"/>
    <w:rsid w:val="00484E50"/>
    <w:rsid w:val="00495588"/>
    <w:rsid w:val="004A4C96"/>
    <w:rsid w:val="004E1E2C"/>
    <w:rsid w:val="0051639C"/>
    <w:rsid w:val="00592CFC"/>
    <w:rsid w:val="005E7A9C"/>
    <w:rsid w:val="00661845"/>
    <w:rsid w:val="00673682"/>
    <w:rsid w:val="006B5A39"/>
    <w:rsid w:val="007C4DE8"/>
    <w:rsid w:val="0081008A"/>
    <w:rsid w:val="00810B11"/>
    <w:rsid w:val="00882AEF"/>
    <w:rsid w:val="0089009A"/>
    <w:rsid w:val="00992036"/>
    <w:rsid w:val="009D7E54"/>
    <w:rsid w:val="00AB026C"/>
    <w:rsid w:val="00AE7177"/>
    <w:rsid w:val="00B045F0"/>
    <w:rsid w:val="00B51328"/>
    <w:rsid w:val="00B65E02"/>
    <w:rsid w:val="00B901F3"/>
    <w:rsid w:val="00BB0B9C"/>
    <w:rsid w:val="00C00357"/>
    <w:rsid w:val="00C258F4"/>
    <w:rsid w:val="00C53CF1"/>
    <w:rsid w:val="00C66F8B"/>
    <w:rsid w:val="00CC3E69"/>
    <w:rsid w:val="00CD4E6C"/>
    <w:rsid w:val="00D21925"/>
    <w:rsid w:val="00D26469"/>
    <w:rsid w:val="00D70AF7"/>
    <w:rsid w:val="00D73EC0"/>
    <w:rsid w:val="00DA5963"/>
    <w:rsid w:val="00DA7B6C"/>
    <w:rsid w:val="00DE72DD"/>
    <w:rsid w:val="00E20FBB"/>
    <w:rsid w:val="00E83EC8"/>
    <w:rsid w:val="00E930FD"/>
    <w:rsid w:val="00EC4B9B"/>
    <w:rsid w:val="00ED7F81"/>
    <w:rsid w:val="00F11F26"/>
    <w:rsid w:val="00F2088D"/>
    <w:rsid w:val="00F27846"/>
    <w:rsid w:val="00F50681"/>
    <w:rsid w:val="00F664AD"/>
    <w:rsid w:val="00FB5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5FEC3"/>
  <w15:chartTrackingRefBased/>
  <w15:docId w15:val="{31F8C2A7-54D3-4235-AD97-F7CA1470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21F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65E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4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96F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96FB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21FBB"/>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E20FBB"/>
    <w:pPr>
      <w:ind w:left="720"/>
      <w:contextualSpacing/>
    </w:pPr>
  </w:style>
  <w:style w:type="character" w:customStyle="1" w:styleId="Titre2Car">
    <w:name w:val="Titre 2 Car"/>
    <w:basedOn w:val="Policepardfaut"/>
    <w:link w:val="Titre2"/>
    <w:uiPriority w:val="9"/>
    <w:rsid w:val="00B65E02"/>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4E1E2C"/>
    <w:rPr>
      <w:color w:val="0000FF"/>
      <w:u w:val="single"/>
    </w:rPr>
  </w:style>
  <w:style w:type="character" w:customStyle="1" w:styleId="Titre3Car">
    <w:name w:val="Titre 3 Car"/>
    <w:basedOn w:val="Policepardfaut"/>
    <w:link w:val="Titre3"/>
    <w:uiPriority w:val="9"/>
    <w:rsid w:val="001F4D59"/>
    <w:rPr>
      <w:rFonts w:asciiTheme="majorHAnsi" w:eastAsiaTheme="majorEastAsia" w:hAnsiTheme="majorHAnsi" w:cstheme="majorBidi"/>
      <w:color w:val="1F4D78" w:themeColor="accent1" w:themeShade="7F"/>
      <w:sz w:val="24"/>
      <w:szCs w:val="24"/>
    </w:rPr>
  </w:style>
  <w:style w:type="character" w:styleId="Marquedecommentaire">
    <w:name w:val="annotation reference"/>
    <w:basedOn w:val="Policepardfaut"/>
    <w:uiPriority w:val="99"/>
    <w:semiHidden/>
    <w:unhideWhenUsed/>
    <w:rsid w:val="0001793E"/>
    <w:rPr>
      <w:sz w:val="16"/>
      <w:szCs w:val="16"/>
    </w:rPr>
  </w:style>
  <w:style w:type="paragraph" w:styleId="Commentaire">
    <w:name w:val="annotation text"/>
    <w:basedOn w:val="Normal"/>
    <w:link w:val="CommentaireCar"/>
    <w:uiPriority w:val="99"/>
    <w:semiHidden/>
    <w:unhideWhenUsed/>
    <w:rsid w:val="0001793E"/>
    <w:pPr>
      <w:spacing w:line="240" w:lineRule="auto"/>
    </w:pPr>
    <w:rPr>
      <w:sz w:val="20"/>
      <w:szCs w:val="20"/>
    </w:rPr>
  </w:style>
  <w:style w:type="character" w:customStyle="1" w:styleId="CommentaireCar">
    <w:name w:val="Commentaire Car"/>
    <w:basedOn w:val="Policepardfaut"/>
    <w:link w:val="Commentaire"/>
    <w:uiPriority w:val="99"/>
    <w:semiHidden/>
    <w:rsid w:val="0001793E"/>
    <w:rPr>
      <w:sz w:val="20"/>
      <w:szCs w:val="20"/>
    </w:rPr>
  </w:style>
  <w:style w:type="paragraph" w:styleId="Objetducommentaire">
    <w:name w:val="annotation subject"/>
    <w:basedOn w:val="Commentaire"/>
    <w:next w:val="Commentaire"/>
    <w:link w:val="ObjetducommentaireCar"/>
    <w:uiPriority w:val="99"/>
    <w:semiHidden/>
    <w:unhideWhenUsed/>
    <w:rsid w:val="0001793E"/>
    <w:rPr>
      <w:b/>
      <w:bCs/>
    </w:rPr>
  </w:style>
  <w:style w:type="character" w:customStyle="1" w:styleId="ObjetducommentaireCar">
    <w:name w:val="Objet du commentaire Car"/>
    <w:basedOn w:val="CommentaireCar"/>
    <w:link w:val="Objetducommentaire"/>
    <w:uiPriority w:val="99"/>
    <w:semiHidden/>
    <w:rsid w:val="0001793E"/>
    <w:rPr>
      <w:b/>
      <w:bCs/>
      <w:sz w:val="20"/>
      <w:szCs w:val="20"/>
    </w:rPr>
  </w:style>
  <w:style w:type="paragraph" w:styleId="Textedebulles">
    <w:name w:val="Balloon Text"/>
    <w:basedOn w:val="Normal"/>
    <w:link w:val="TextedebullesCar"/>
    <w:uiPriority w:val="99"/>
    <w:semiHidden/>
    <w:unhideWhenUsed/>
    <w:rsid w:val="000179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93E"/>
    <w:rPr>
      <w:rFonts w:ascii="Segoe UI" w:hAnsi="Segoe UI" w:cs="Segoe UI"/>
      <w:sz w:val="18"/>
      <w:szCs w:val="18"/>
    </w:rPr>
  </w:style>
  <w:style w:type="table" w:styleId="Grilledutableau">
    <w:name w:val="Table Grid"/>
    <w:basedOn w:val="TableauNormal"/>
    <w:uiPriority w:val="39"/>
    <w:rsid w:val="00661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70AF7"/>
    <w:pPr>
      <w:tabs>
        <w:tab w:val="center" w:pos="4536"/>
        <w:tab w:val="right" w:pos="9072"/>
      </w:tabs>
      <w:spacing w:after="0" w:line="240" w:lineRule="auto"/>
    </w:pPr>
  </w:style>
  <w:style w:type="character" w:customStyle="1" w:styleId="En-tteCar">
    <w:name w:val="En-tête Car"/>
    <w:basedOn w:val="Policepardfaut"/>
    <w:link w:val="En-tte"/>
    <w:uiPriority w:val="99"/>
    <w:rsid w:val="00D70AF7"/>
  </w:style>
  <w:style w:type="paragraph" w:styleId="Pieddepage">
    <w:name w:val="footer"/>
    <w:basedOn w:val="Normal"/>
    <w:link w:val="PieddepageCar"/>
    <w:uiPriority w:val="99"/>
    <w:unhideWhenUsed/>
    <w:rsid w:val="00D70A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0AF7"/>
  </w:style>
  <w:style w:type="paragraph" w:styleId="Rvision">
    <w:name w:val="Revision"/>
    <w:hidden/>
    <w:uiPriority w:val="99"/>
    <w:semiHidden/>
    <w:rsid w:val="00AB02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98611">
      <w:bodyDiv w:val="1"/>
      <w:marLeft w:val="0"/>
      <w:marRight w:val="0"/>
      <w:marTop w:val="0"/>
      <w:marBottom w:val="0"/>
      <w:divBdr>
        <w:top w:val="none" w:sz="0" w:space="0" w:color="auto"/>
        <w:left w:val="none" w:sz="0" w:space="0" w:color="auto"/>
        <w:bottom w:val="none" w:sz="0" w:space="0" w:color="auto"/>
        <w:right w:val="none" w:sz="0" w:space="0" w:color="auto"/>
      </w:divBdr>
      <w:divsChild>
        <w:div w:id="248078446">
          <w:marLeft w:val="0"/>
          <w:marRight w:val="0"/>
          <w:marTop w:val="0"/>
          <w:marBottom w:val="0"/>
          <w:divBdr>
            <w:top w:val="none" w:sz="0" w:space="0" w:color="auto"/>
            <w:left w:val="none" w:sz="0" w:space="0" w:color="auto"/>
            <w:bottom w:val="none" w:sz="0" w:space="0" w:color="auto"/>
            <w:right w:val="none" w:sz="0" w:space="0" w:color="auto"/>
          </w:divBdr>
          <w:divsChild>
            <w:div w:id="348063767">
              <w:marLeft w:val="0"/>
              <w:marRight w:val="0"/>
              <w:marTop w:val="0"/>
              <w:marBottom w:val="0"/>
              <w:divBdr>
                <w:top w:val="none" w:sz="0" w:space="0" w:color="auto"/>
                <w:left w:val="none" w:sz="0" w:space="0" w:color="auto"/>
                <w:bottom w:val="none" w:sz="0" w:space="0" w:color="auto"/>
                <w:right w:val="none" w:sz="0" w:space="0" w:color="auto"/>
              </w:divBdr>
            </w:div>
            <w:div w:id="1851408980">
              <w:marLeft w:val="0"/>
              <w:marRight w:val="0"/>
              <w:marTop w:val="0"/>
              <w:marBottom w:val="0"/>
              <w:divBdr>
                <w:top w:val="none" w:sz="0" w:space="0" w:color="auto"/>
                <w:left w:val="none" w:sz="0" w:space="0" w:color="auto"/>
                <w:bottom w:val="none" w:sz="0" w:space="0" w:color="auto"/>
                <w:right w:val="none" w:sz="0" w:space="0" w:color="auto"/>
              </w:divBdr>
            </w:div>
            <w:div w:id="663096447">
              <w:marLeft w:val="0"/>
              <w:marRight w:val="0"/>
              <w:marTop w:val="0"/>
              <w:marBottom w:val="0"/>
              <w:divBdr>
                <w:top w:val="none" w:sz="0" w:space="0" w:color="auto"/>
                <w:left w:val="none" w:sz="0" w:space="0" w:color="auto"/>
                <w:bottom w:val="none" w:sz="0" w:space="0" w:color="auto"/>
                <w:right w:val="none" w:sz="0" w:space="0" w:color="auto"/>
              </w:divBdr>
            </w:div>
            <w:div w:id="1991593985">
              <w:marLeft w:val="0"/>
              <w:marRight w:val="0"/>
              <w:marTop w:val="0"/>
              <w:marBottom w:val="0"/>
              <w:divBdr>
                <w:top w:val="none" w:sz="0" w:space="0" w:color="auto"/>
                <w:left w:val="none" w:sz="0" w:space="0" w:color="auto"/>
                <w:bottom w:val="none" w:sz="0" w:space="0" w:color="auto"/>
                <w:right w:val="none" w:sz="0" w:space="0" w:color="auto"/>
              </w:divBdr>
            </w:div>
            <w:div w:id="1375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1196">
      <w:bodyDiv w:val="1"/>
      <w:marLeft w:val="0"/>
      <w:marRight w:val="0"/>
      <w:marTop w:val="0"/>
      <w:marBottom w:val="0"/>
      <w:divBdr>
        <w:top w:val="none" w:sz="0" w:space="0" w:color="auto"/>
        <w:left w:val="none" w:sz="0" w:space="0" w:color="auto"/>
        <w:bottom w:val="none" w:sz="0" w:space="0" w:color="auto"/>
        <w:right w:val="none" w:sz="0" w:space="0" w:color="auto"/>
      </w:divBdr>
      <w:divsChild>
        <w:div w:id="1636448038">
          <w:marLeft w:val="0"/>
          <w:marRight w:val="0"/>
          <w:marTop w:val="0"/>
          <w:marBottom w:val="0"/>
          <w:divBdr>
            <w:top w:val="none" w:sz="0" w:space="0" w:color="auto"/>
            <w:left w:val="none" w:sz="0" w:space="0" w:color="auto"/>
            <w:bottom w:val="none" w:sz="0" w:space="0" w:color="auto"/>
            <w:right w:val="none" w:sz="0" w:space="0" w:color="auto"/>
          </w:divBdr>
          <w:divsChild>
            <w:div w:id="5849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7690">
      <w:bodyDiv w:val="1"/>
      <w:marLeft w:val="0"/>
      <w:marRight w:val="0"/>
      <w:marTop w:val="0"/>
      <w:marBottom w:val="0"/>
      <w:divBdr>
        <w:top w:val="none" w:sz="0" w:space="0" w:color="auto"/>
        <w:left w:val="none" w:sz="0" w:space="0" w:color="auto"/>
        <w:bottom w:val="none" w:sz="0" w:space="0" w:color="auto"/>
        <w:right w:val="none" w:sz="0" w:space="0" w:color="auto"/>
      </w:divBdr>
      <w:divsChild>
        <w:div w:id="1928688950">
          <w:marLeft w:val="0"/>
          <w:marRight w:val="0"/>
          <w:marTop w:val="0"/>
          <w:marBottom w:val="0"/>
          <w:divBdr>
            <w:top w:val="none" w:sz="0" w:space="0" w:color="auto"/>
            <w:left w:val="none" w:sz="0" w:space="0" w:color="auto"/>
            <w:bottom w:val="none" w:sz="0" w:space="0" w:color="auto"/>
            <w:right w:val="none" w:sz="0" w:space="0" w:color="auto"/>
          </w:divBdr>
          <w:divsChild>
            <w:div w:id="16387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416">
      <w:bodyDiv w:val="1"/>
      <w:marLeft w:val="0"/>
      <w:marRight w:val="0"/>
      <w:marTop w:val="0"/>
      <w:marBottom w:val="0"/>
      <w:divBdr>
        <w:top w:val="none" w:sz="0" w:space="0" w:color="auto"/>
        <w:left w:val="none" w:sz="0" w:space="0" w:color="auto"/>
        <w:bottom w:val="none" w:sz="0" w:space="0" w:color="auto"/>
        <w:right w:val="none" w:sz="0" w:space="0" w:color="auto"/>
      </w:divBdr>
      <w:divsChild>
        <w:div w:id="1735543245">
          <w:marLeft w:val="0"/>
          <w:marRight w:val="0"/>
          <w:marTop w:val="0"/>
          <w:marBottom w:val="0"/>
          <w:divBdr>
            <w:top w:val="none" w:sz="0" w:space="0" w:color="auto"/>
            <w:left w:val="none" w:sz="0" w:space="0" w:color="auto"/>
            <w:bottom w:val="none" w:sz="0" w:space="0" w:color="auto"/>
            <w:right w:val="none" w:sz="0" w:space="0" w:color="auto"/>
          </w:divBdr>
          <w:divsChild>
            <w:div w:id="16241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135">
      <w:bodyDiv w:val="1"/>
      <w:marLeft w:val="0"/>
      <w:marRight w:val="0"/>
      <w:marTop w:val="0"/>
      <w:marBottom w:val="0"/>
      <w:divBdr>
        <w:top w:val="none" w:sz="0" w:space="0" w:color="auto"/>
        <w:left w:val="none" w:sz="0" w:space="0" w:color="auto"/>
        <w:bottom w:val="none" w:sz="0" w:space="0" w:color="auto"/>
        <w:right w:val="none" w:sz="0" w:space="0" w:color="auto"/>
      </w:divBdr>
      <w:divsChild>
        <w:div w:id="1711878067">
          <w:marLeft w:val="0"/>
          <w:marRight w:val="0"/>
          <w:marTop w:val="0"/>
          <w:marBottom w:val="0"/>
          <w:divBdr>
            <w:top w:val="none" w:sz="0" w:space="0" w:color="auto"/>
            <w:left w:val="none" w:sz="0" w:space="0" w:color="auto"/>
            <w:bottom w:val="none" w:sz="0" w:space="0" w:color="auto"/>
            <w:right w:val="none" w:sz="0" w:space="0" w:color="auto"/>
          </w:divBdr>
          <w:divsChild>
            <w:div w:id="20871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36139">
      <w:bodyDiv w:val="1"/>
      <w:marLeft w:val="0"/>
      <w:marRight w:val="0"/>
      <w:marTop w:val="0"/>
      <w:marBottom w:val="0"/>
      <w:divBdr>
        <w:top w:val="none" w:sz="0" w:space="0" w:color="auto"/>
        <w:left w:val="none" w:sz="0" w:space="0" w:color="auto"/>
        <w:bottom w:val="none" w:sz="0" w:space="0" w:color="auto"/>
        <w:right w:val="none" w:sz="0" w:space="0" w:color="auto"/>
      </w:divBdr>
      <w:divsChild>
        <w:div w:id="880022606">
          <w:marLeft w:val="0"/>
          <w:marRight w:val="0"/>
          <w:marTop w:val="0"/>
          <w:marBottom w:val="0"/>
          <w:divBdr>
            <w:top w:val="none" w:sz="0" w:space="0" w:color="auto"/>
            <w:left w:val="none" w:sz="0" w:space="0" w:color="auto"/>
            <w:bottom w:val="none" w:sz="0" w:space="0" w:color="auto"/>
            <w:right w:val="none" w:sz="0" w:space="0" w:color="auto"/>
          </w:divBdr>
          <w:divsChild>
            <w:div w:id="14981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c.babylonjs.com/api/" TargetMode="External"/><Relationship Id="rId18" Type="http://schemas.openxmlformats.org/officeDocument/2006/relationships/hyperlink" Target="https://discourse.threejs.org/"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c.babylonjs.com/" TargetMode="External"/><Relationship Id="rId17" Type="http://schemas.openxmlformats.org/officeDocument/2006/relationships/hyperlink" Target="https://threejsfundamentals.org/" TargetMode="External"/><Relationship Id="rId2" Type="http://schemas.openxmlformats.org/officeDocument/2006/relationships/numbering" Target="numbering.xml"/><Relationship Id="rId16" Type="http://schemas.openxmlformats.org/officeDocument/2006/relationships/hyperlink" Target="https://threejs.org/docs/index.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bylonjs.com/" TargetMode="External"/><Relationship Id="rId5" Type="http://schemas.openxmlformats.org/officeDocument/2006/relationships/webSettings" Target="webSettings.xml"/><Relationship Id="rId15" Type="http://schemas.openxmlformats.org/officeDocument/2006/relationships/hyperlink" Target="https://threejs.org/" TargetMode="External"/><Relationship Id="rId23" Type="http://schemas.microsoft.com/office/2016/09/relationships/commentsIds" Target="commentsIds.xml"/><Relationship Id="rId10" Type="http://schemas.openxmlformats.org/officeDocument/2006/relationships/image" Target="media/image1.png"/><Relationship Id="rId19" Type="http://schemas.openxmlformats.org/officeDocument/2006/relationships/hyperlink" Target="https://nodejs.org/e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c.babylonjs.com/how_to/"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626C0-2EDD-4763-8E4F-E85B8C5E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Pages>
  <Words>4589</Words>
  <Characters>25240</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Galiere</dc:creator>
  <cp:keywords/>
  <dc:description/>
  <cp:lastModifiedBy>Samuel Galiere</cp:lastModifiedBy>
  <cp:revision>7</cp:revision>
  <dcterms:created xsi:type="dcterms:W3CDTF">2020-09-04T13:13:00Z</dcterms:created>
  <dcterms:modified xsi:type="dcterms:W3CDTF">2020-10-02T13:36:00Z</dcterms:modified>
</cp:coreProperties>
</file>